
<file path=[Content_Types].xml><?xml version="1.0" encoding="utf-8"?>
<Types xmlns="http://schemas.openxmlformats.org/package/2006/content-types">
  <Default Extension="png" ContentType="image/png"/>
  <Default Extension="rels" ContentType="application/vnd.openxmlformats-package.relationships+xml"/>
  <Default Extension="shtml" ContentType="text/html; charset=UTF-8"/>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1FD604" w14:textId="77777777" w:rsidR="0020256D" w:rsidRDefault="00000000">
      <w:pPr>
        <w:pStyle w:val="Heading1"/>
      </w:pPr>
      <w:bookmarkStart w:id="0" w:name="Xd50c6ec718e124fada47197cd162f21f3c36937"/>
      <w:r>
        <w:t>Debates on a Burden: Exploring the Connotations of the Wehrmacht in Post-War German Politics</w:t>
      </w:r>
      <w:bookmarkEnd w:id="0"/>
    </w:p>
    <w:p w14:paraId="3E623F61" w14:textId="77777777" w:rsidR="0020256D" w:rsidRDefault="00000000">
      <w:pPr>
        <w:pStyle w:val="FirstParagraph"/>
      </w:pPr>
      <w:r>
        <w:t xml:space="preserve">### Maximilian C. Teich </w:t>
      </w:r>
      <w:hyperlink r:id="rId7">
        <w:r>
          <w:rPr>
            <w:noProof/>
          </w:rPr>
          <w:drawing>
            <wp:inline distT="0" distB="0" distL="0" distR="0" wp14:anchorId="7C623FC5" wp14:editId="603554B0">
              <wp:extent cx="3810000" cy="2540000"/>
              <wp:effectExtent l="0" t="0" r="0" b="0"/>
              <wp:docPr id="1" name="Picture" descr="orcid"/>
              <wp:cNvGraphicFramePr/>
              <a:graphic xmlns:a="http://schemas.openxmlformats.org/drawingml/2006/main">
                <a:graphicData uri="http://schemas.openxmlformats.org/drawingml/2006/picture">
                  <pic:pic xmlns:pic="http://schemas.openxmlformats.org/drawingml/2006/picture">
                    <pic:nvPicPr>
                      <pic:cNvPr id="0" name="Picture" descr="https://orcid.org/sites/default/files/images/orcid_16x16.png"/>
                      <pic:cNvPicPr>
                        <a:picLocks noChangeAspect="1" noChangeArrowheads="1"/>
                      </pic:cNvPicPr>
                    </pic:nvPicPr>
                    <pic:blipFill>
                      <a:blip r:embed="rId8"/>
                      <a:stretch>
                        <a:fillRect/>
                      </a:stretch>
                    </pic:blipFill>
                    <pic:spPr bwMode="auto">
                      <a:xfrm>
                        <a:off x="0" y="0"/>
                        <a:ext cx="3810000" cy="2540000"/>
                      </a:xfrm>
                      <a:prstGeom prst="rect">
                        <a:avLst/>
                      </a:prstGeom>
                      <a:noFill/>
                      <a:ln w="9525">
                        <a:noFill/>
                        <a:headEnd/>
                        <a:tailEnd/>
                      </a:ln>
                    </pic:spPr>
                  </pic:pic>
                </a:graphicData>
              </a:graphic>
            </wp:inline>
          </w:drawing>
        </w:r>
      </w:hyperlink>
      <w:r>
        <w:t xml:space="preserve"> University of Passau</w:t>
      </w:r>
    </w:p>
    <w:p w14:paraId="5A2643AE" w14:textId="77777777" w:rsidR="0020256D" w:rsidRDefault="00000000">
      <w:pPr>
        <w:pStyle w:val="BodyText"/>
      </w:pPr>
      <w:hyperlink r:id="rId9">
        <w:r>
          <w:rPr>
            <w:noProof/>
          </w:rPr>
          <w:drawing>
            <wp:inline distT="0" distB="0" distL="0" distR="0" wp14:anchorId="78FEC1F8" wp14:editId="606445B9">
              <wp:extent cx="1117600" cy="393700"/>
              <wp:effectExtent l="0" t="0" r="0" b="0"/>
              <wp:docPr id="7783758" name="Picture" descr="cc-by-nc-nd"/>
              <wp:cNvGraphicFramePr/>
              <a:graphic xmlns:a="http://schemas.openxmlformats.org/drawingml/2006/main">
                <a:graphicData uri="http://schemas.openxmlformats.org/drawingml/2006/picture">
                  <pic:pic xmlns:pic="http://schemas.openxmlformats.org/drawingml/2006/picture">
                    <pic:nvPicPr>
                      <pic:cNvPr id="0" name="Picture" descr="https://licensebuttons.net/l/by-nc-nd/4.0/88x31.png"/>
                      <pic:cNvPicPr>
                        <a:picLocks noChangeAspect="1" noChangeArrowheads="1"/>
                      </pic:cNvPicPr>
                    </pic:nvPicPr>
                    <pic:blipFill>
                      <a:blip r:embed="rId10"/>
                      <a:stretch>
                        <a:fillRect/>
                      </a:stretch>
                    </pic:blipFill>
                    <pic:spPr bwMode="auto">
                      <a:xfrm>
                        <a:off x="0" y="0"/>
                        <a:ext cx="1117600" cy="393700"/>
                      </a:xfrm>
                      <a:prstGeom prst="rect">
                        <a:avLst/>
                      </a:prstGeom>
                      <a:noFill/>
                      <a:ln w="9525">
                        <a:noFill/>
                        <a:headEnd/>
                        <a:tailEnd/>
                      </a:ln>
                    </pic:spPr>
                  </pic:pic>
                </a:graphicData>
              </a:graphic>
            </wp:inline>
          </w:drawing>
        </w:r>
      </w:hyperlink>
      <w:r>
        <w:t xml:space="preserve"> © Maximilian C. Teich. Published by De Gruyter in cooperation with the University of Luxembourg Centre for Contemporary and Digital History. This is an Open Access article distributed under the terms of the </w:t>
      </w:r>
      <w:hyperlink r:id="rId11">
        <w:r>
          <w:rPr>
            <w:rStyle w:val="Hyperlink"/>
          </w:rPr>
          <w:t>Creative Commons Attribution License CC-BY-NC-ND</w:t>
        </w:r>
      </w:hyperlink>
    </w:p>
    <w:p w14:paraId="08FF4314" w14:textId="77777777" w:rsidR="0020256D" w:rsidRDefault="00000000">
      <w:pPr>
        <w:pStyle w:val="BodyText"/>
      </w:pPr>
      <w:r>
        <w:t>political history, parliamentary history, word embeddings, discourse analysis</w:t>
      </w:r>
    </w:p>
    <w:p w14:paraId="43BD1A13" w14:textId="77777777" w:rsidR="0020256D" w:rsidRDefault="00000000">
      <w:pPr>
        <w:pStyle w:val="BodyText"/>
      </w:pPr>
      <w:r>
        <w:t>This paper investigates the evolving connotations of the Wehrmacht in post-war German parliamentary politics. By analyzing term frequencies and comparing diachronic word embeddings on a corpus of German parliamentary debates, we measure prevalence and context of references to the Wehrmacht over time. The results show that the Wehrmacht went from being a prominent issue of defense and welfare policies to near irrelevance by the 1960s. They also indicate that the resurgent post-reunification controversies on the Wehrmacht’s war crimes did not mark a radical shift in political culture, but followed a decades-long trend of increasingly strong associations between the Wehrmacht, war crimes, and Nazism in political speech, that developed alongside an emerging culture of remembrance.</w:t>
      </w:r>
    </w:p>
    <w:p w14:paraId="489E3381" w14:textId="77777777" w:rsidR="0020256D" w:rsidRDefault="00000000">
      <w:pPr>
        <w:pStyle w:val="Heading2"/>
      </w:pPr>
      <w:bookmarkStart w:id="1" w:name="introduction"/>
      <w:r>
        <w:t>Introduction</w:t>
      </w:r>
      <w:bookmarkEnd w:id="1"/>
    </w:p>
    <w:p w14:paraId="782AA537" w14:textId="77777777" w:rsidR="0020256D" w:rsidRDefault="00000000">
      <w:pPr>
        <w:pStyle w:val="FirstParagraph"/>
      </w:pPr>
      <w:r>
        <w:t xml:space="preserve">In the spring of 1997, the Bundestag, Germany’s federal legislature, allocated time across two sessions to debate the so-called Wehrmacht exhibition. This privately organized photo exhibition on the Wehrmacht's war crimes in Eastern Europe had caused months of public controversy. All major political parties sought to have the house pass resolutions reflecting </w:t>
      </w:r>
      <w:r>
        <w:lastRenderedPageBreak/>
        <w:t>their respective views on its interpretation. Initially, the scheduled debate unfolded as a predictable exchange between those fearing the collective defamation of all German soldiers and those wishing to symbolically acknowledge the war crimes. Contrary to expectations, however, the sessions took an emotional turn when members began tearing up during their remarks and speaking about their own family histories. At the time, this candid and empathetic debate was regarded as a great moment for the Bundestag and exemplary of the emergent culture of remembrance (Erinnerungskultur) in a reunified Germany.</w:t>
      </w:r>
    </w:p>
    <w:p w14:paraId="17112884" w14:textId="77777777" w:rsidR="0020256D" w:rsidRDefault="00000000">
      <w:pPr>
        <w:pStyle w:val="BodyText"/>
      </w:pPr>
      <w:r>
        <w:t>Scholars have generally characterized post-war German Erinnerungskultur as having developed in multiple phases of varying intensity and focus. Following initial Allied efforts to confront Germans with the depravity of the Nazi regime, the 1950s and early 1960s are generally considered a period of relative silence on these issues. (Frei) has shown how the West German government worked to reintegrate Nazi criminals into society and public service; (Herf) identifies such efforts in both West and East Germany, though under different political theories. Only with the public interest in the Auschwitz trials in Frankfurt and the student protests of the late 1960s did a new period of remembrance begin, in which ideas for a more open acknowledgment of Nazi crimes and German responsibility gained public support ((Moses)). In the 1970s and 1980s, Erinnerungskultur began to take shape and became politically institutionalized.</w:t>
      </w:r>
    </w:p>
    <w:p w14:paraId="084C1B69" w14:textId="77777777" w:rsidR="0020256D" w:rsidRDefault="00000000">
      <w:pPr>
        <w:pStyle w:val="BodyText"/>
      </w:pPr>
      <w:r>
        <w:t>Within the context of Erinnerungskultur, the Wehrmacht is usually seen as a special case. As the organization had pressed millions of Germans into service for the regime, pointing to the Wehrmacht’s culpability was much less popular than condemning the Nazi Party or the Waffen-SS. For the longest time, politicians, historians, and military experts continued to highlight the Wehrmacht's achievements, especially as its veterans were needed to facilitate West German rearmament ((Niven)). In popular culture, Nazi propaganda lived on through memoirs, novels, and movies that depicted German soldiers’ heroism, creating the lasting myth of the "clean" Wehrmacht — an army that fought honorably in a war supposedly detached from politics, ideology, or genocide ((Westemeier)). Only in the 1990s did the public begin openly debating the Wehrmacht's war crimes, with the Wehrmachtsausstellung and the related Bundestag debate seen as turning points in overcoming the Wehrmacht's myth.</w:t>
      </w:r>
    </w:p>
    <w:p w14:paraId="6AC43B3F" w14:textId="77777777" w:rsidR="0020256D" w:rsidRDefault="00000000">
      <w:pPr>
        <w:pStyle w:val="BodyText"/>
      </w:pPr>
      <w:r>
        <w:t>There is, however, a lack of studies on political evaluations of the Wehrmacht in post-war German parliamentary politics. The Bundestag had considered the Wehrmacht numerous times before the 1997 debate. Its difficult legacy had long presented itself as a burden on German policymaking in the areas of social welfare and defense. Thus, its reappearance as a moral burden in the 1990s was not unprecedented. This raises the question of the extent to which the Bundestag's members engaged in the mythologization of the Wehrmacht before 1997 or had already shifted their rhetoric in response to the emerging Erinnerungskultur.</w:t>
      </w:r>
    </w:p>
    <w:p w14:paraId="0521D142" w14:textId="77777777" w:rsidR="0020256D" w:rsidRDefault="00000000">
      <w:pPr>
        <w:pStyle w:val="BodyText"/>
      </w:pPr>
      <w:r>
        <w:t>To examine</w:t>
      </w:r>
      <w:del w:id="2" w:author="Andy O'DWYER" w:date="2025-07-21T09:24:00Z" w16du:dateUtc="2025-07-21T07:24:00Z">
        <w:r w:rsidDel="00DA4C90">
          <w:delText>s</w:delText>
        </w:r>
      </w:del>
      <w:r>
        <w:t xml:space="preserve"> how post-war German parliamentarians discussed the Wehrmacht and how the term’s meaning evolved </w:t>
      </w:r>
      <w:proofErr w:type="gramStart"/>
      <w:r>
        <w:t>in the course of</w:t>
      </w:r>
      <w:proofErr w:type="gramEnd"/>
      <w:r>
        <w:t xml:space="preserve"> national debates, this paper utilizes the proceedings of the Bundestag as its source data. Rather than relying on traditional qualitative approaches to discourse analysis, quantitative methods are employed to achieve </w:t>
      </w:r>
      <w:r>
        <w:lastRenderedPageBreak/>
        <w:t>a general overview of decades' worth of parliamentary exchanges. In addition to a computational analysis of term frequencies, this study focuses on distributional semantics, particularly on diachronic, dense word embeddings. These embeddings are employed to model the semantic relationships of terms in the Bundestag’s proceedings over time, enabling the tracing of shifts in the meaning of “Wehrmacht” in relation to other terms and concepts. The results gained from this analysis are evaluated by testing the model on comparable terms and referencing existing research on the topic.</w:t>
      </w:r>
    </w:p>
    <w:p w14:paraId="7D657DB5" w14:textId="77777777" w:rsidR="0020256D" w:rsidRDefault="00000000">
      <w:pPr>
        <w:pStyle w:val="Heading2"/>
      </w:pPr>
      <w:bookmarkStart w:id="3" w:name="data-and-methods"/>
      <w:r>
        <w:t>Data and methods</w:t>
      </w:r>
      <w:bookmarkEnd w:id="3"/>
    </w:p>
    <w:p w14:paraId="39947374" w14:textId="77777777" w:rsidR="0020256D" w:rsidRDefault="00000000">
      <w:pPr>
        <w:pStyle w:val="FirstParagraph"/>
      </w:pPr>
      <w:r>
        <w:t>The Bundestag has published its official proceedings, known as “Plenarprotokolle”, for all legislative periods dating back to 1949. These proceedings are an invaluable source for studying the contemporary history of (West) Germany, as they reflect all matters that required legislation in the Federal Republic and provide insights into the various positions held by lawmakers, members of the executive, and foreign dignitaries. As post-war political culture developed, the legislature also began to engage with broader societal debates without the intention of passing laws—the controversy surrounding the Wehrmacht exhibit being an example of such an intervention.</w:t>
      </w:r>
    </w:p>
    <w:p w14:paraId="0F1DF5CC" w14:textId="52728D75" w:rsidR="0020256D" w:rsidRDefault="00000000">
      <w:pPr>
        <w:pStyle w:val="BodyText"/>
      </w:pPr>
      <w:r>
        <w:t>Unfortunaletly, the official digitization of the proceedings lack both structure and annotation. A custom Document Type Definition requires the entire text for each session, including lists, page numbers from the print version, and attachments, to be placed in a single tag without further annotation. Thus, there is no immediate way to distinguish actual parliamentary speeches from other information in the record. Various efforts have been made to build structured and annotated datasets from the data provided by the Bundestag: DeuParl collected proceedings from both the Bundestag and earlier German parliaments; the texts underwent preprocessing to normalize the words and exclude any extraneous attachments or name lists ((Walter et al.)). ParlSpeech compiled proceedings from multiple European parliaments, including the Bundestag, and employed regular expressions to detect individual speeches, speakers, an</w:t>
      </w:r>
      <w:ins w:id="4" w:author="Andy O'DWYER" w:date="2025-07-21T09:26:00Z" w16du:dateUtc="2025-07-21T07:26:00Z">
        <w:r w:rsidR="00DA4C90">
          <w:t>d</w:t>
        </w:r>
      </w:ins>
      <w:r>
        <w:t xml:space="preserve"> their respective party </w:t>
      </w:r>
      <w:proofErr w:type="gramStart"/>
      <w:r>
        <w:t>affiliations ((</w:t>
      </w:r>
      <w:proofErr w:type="gramEnd"/>
      <w:r>
        <w:t xml:space="preserve">Rauh and </w:t>
      </w:r>
      <w:proofErr w:type="gramStart"/>
      <w:r>
        <w:t>Schwalbach))</w:t>
      </w:r>
      <w:proofErr w:type="gramEnd"/>
      <w:r>
        <w:t>. Similarly, GermaParl segmented the Bundestag’s proceedings into single speeches, along with speaker and party identification. By building multiple sets of regular expressions for the different styles used over time and developing automated checks for known problems, the project achieved consistent results available as TEI files ((Blätte and Blessing), (Blaette et al.)). OpenDiscourse has provided annotations of comparable quality and made them available through a web interface ((Richter et al.)). Additionally, some smaller corpora comprising partial Bundestag proceedings have been published.</w:t>
      </w:r>
    </w:p>
    <w:p w14:paraId="0B6B3F9F" w14:textId="77777777" w:rsidR="0020256D" w:rsidRDefault="00000000">
      <w:pPr>
        <w:pStyle w:val="BodyText"/>
      </w:pPr>
      <w:r>
        <w:t>For this analysis, GermaParl was selected for the high quality of its annotation and as the contained information can be easily parsed from TEI files. The latest available version of GermaParl (v2.0.0) encompasses all proceedings up to the 19th legislative period, concluding in 2021. To make the data more readily accessible in Python, the individual TEI files were parsed and condensed into a pandas DataFrame. Each row of the DataFrame holds one individual speech or utterance, as well as information on the speaker, the date, and the legislative period. In total, there are about 958,000 individual speeches and utterances by speakers.</w:t>
      </w:r>
    </w:p>
    <w:p w14:paraId="2C746631" w14:textId="77777777" w:rsidR="0020256D" w:rsidRDefault="00000000">
      <w:pPr>
        <w:pStyle w:val="SourceCode"/>
      </w:pPr>
      <w:r>
        <w:rPr>
          <w:rStyle w:val="CommentTok"/>
        </w:rPr>
        <w:lastRenderedPageBreak/>
        <w:t xml:space="preserve"># The GermaParl data has been parsed into a pandas DataFrame with the following code. </w:t>
      </w:r>
      <w:r>
        <w:br/>
      </w:r>
      <w:r>
        <w:rPr>
          <w:rStyle w:val="CommentTok"/>
        </w:rPr>
        <w:t># To run, the parse_xml_to_df() needs to be passed the path to a directory containing GermaParl's TEI-XML files. These files can be obtained at Github: https://github.com/PolMine/GermaParlTEI</w:t>
      </w:r>
      <w:r>
        <w:br/>
      </w:r>
      <w:r>
        <w:rPr>
          <w:rStyle w:val="ImportTok"/>
        </w:rPr>
        <w:t>import</w:t>
      </w:r>
      <w:r>
        <w:rPr>
          <w:rStyle w:val="NormalTok"/>
        </w:rPr>
        <w:t xml:space="preserve"> xml.etree.ElementTree </w:t>
      </w:r>
      <w:r>
        <w:rPr>
          <w:rStyle w:val="ImportTok"/>
        </w:rPr>
        <w:t>as</w:t>
      </w:r>
      <w:r>
        <w:rPr>
          <w:rStyle w:val="NormalTok"/>
        </w:rPr>
        <w:t xml:space="preserve"> ET</w:t>
      </w:r>
      <w:r>
        <w:br/>
      </w:r>
      <w:r>
        <w:rPr>
          <w:rStyle w:val="ImportTok"/>
        </w:rPr>
        <w:t>import</w:t>
      </w:r>
      <w:r>
        <w:rPr>
          <w:rStyle w:val="NormalTok"/>
        </w:rPr>
        <w:t xml:space="preserve"> pandas</w:t>
      </w:r>
      <w:r>
        <w:br/>
      </w:r>
      <w:r>
        <w:rPr>
          <w:rStyle w:val="ImportTok"/>
        </w:rPr>
        <w:t>import</w:t>
      </w:r>
      <w:r>
        <w:rPr>
          <w:rStyle w:val="NormalTok"/>
        </w:rPr>
        <w:t xml:space="preserve"> os</w:t>
      </w:r>
      <w:r>
        <w:br/>
      </w:r>
      <w:r>
        <w:br/>
      </w:r>
      <w:r>
        <w:rPr>
          <w:rStyle w:val="CommentTok"/>
        </w:rPr>
        <w:t># Stage tags with comments and interjections placed within speeches' texts are removed.</w:t>
      </w:r>
      <w:r>
        <w:br/>
      </w:r>
      <w:r>
        <w:rPr>
          <w:rStyle w:val="KeywordTok"/>
        </w:rPr>
        <w:t>def</w:t>
      </w:r>
      <w:r>
        <w:rPr>
          <w:rStyle w:val="NormalTok"/>
        </w:rPr>
        <w:t xml:space="preserve"> get_text_without_stage(element):</w:t>
      </w:r>
      <w:r>
        <w:br/>
      </w:r>
      <w:r>
        <w:rPr>
          <w:rStyle w:val="NormalTok"/>
        </w:rPr>
        <w:t xml:space="preserve">    text </w:t>
      </w:r>
      <w:r>
        <w:rPr>
          <w:rStyle w:val="OperatorTok"/>
        </w:rPr>
        <w:t>=</w:t>
      </w:r>
      <w:r>
        <w:rPr>
          <w:rStyle w:val="NormalTok"/>
        </w:rPr>
        <w:t xml:space="preserve"> </w:t>
      </w:r>
      <w:r>
        <w:rPr>
          <w:rStyle w:val="StringTok"/>
        </w:rPr>
        <w:t>""</w:t>
      </w:r>
      <w:r>
        <w:br/>
      </w:r>
      <w:r>
        <w:rPr>
          <w:rStyle w:val="NormalTok"/>
        </w:rPr>
        <w:t xml:space="preserve">    </w:t>
      </w:r>
      <w:r>
        <w:rPr>
          <w:rStyle w:val="ControlFlowTok"/>
        </w:rPr>
        <w:t>for</w:t>
      </w:r>
      <w:r>
        <w:rPr>
          <w:rStyle w:val="NormalTok"/>
        </w:rPr>
        <w:t xml:space="preserve"> child </w:t>
      </w:r>
      <w:r>
        <w:rPr>
          <w:rStyle w:val="KeywordTok"/>
        </w:rPr>
        <w:t>in</w:t>
      </w:r>
      <w:r>
        <w:rPr>
          <w:rStyle w:val="NormalTok"/>
        </w:rPr>
        <w:t xml:space="preserve"> element:</w:t>
      </w:r>
      <w:r>
        <w:br/>
      </w:r>
      <w:r>
        <w:rPr>
          <w:rStyle w:val="NormalTok"/>
        </w:rPr>
        <w:t xml:space="preserve">        </w:t>
      </w:r>
      <w:r>
        <w:rPr>
          <w:rStyle w:val="ControlFlowTok"/>
        </w:rPr>
        <w:t>if</w:t>
      </w:r>
      <w:r>
        <w:rPr>
          <w:rStyle w:val="NormalTok"/>
        </w:rPr>
        <w:t xml:space="preserve"> child.tag </w:t>
      </w:r>
      <w:r>
        <w:rPr>
          <w:rStyle w:val="OperatorTok"/>
        </w:rPr>
        <w:t>==</w:t>
      </w:r>
      <w:r>
        <w:rPr>
          <w:rStyle w:val="NormalTok"/>
        </w:rPr>
        <w:t xml:space="preserve"> </w:t>
      </w:r>
      <w:r>
        <w:rPr>
          <w:rStyle w:val="StringTok"/>
        </w:rPr>
        <w:t>"stage"</w:t>
      </w:r>
      <w:r>
        <w:rPr>
          <w:rStyle w:val="NormalTok"/>
        </w:rPr>
        <w:t>:</w:t>
      </w:r>
      <w:r>
        <w:br/>
      </w:r>
      <w:r>
        <w:rPr>
          <w:rStyle w:val="NormalTok"/>
        </w:rPr>
        <w:t xml:space="preserve">            </w:t>
      </w:r>
      <w:r>
        <w:rPr>
          <w:rStyle w:val="ControlFlowTok"/>
        </w:rPr>
        <w:t>continue</w:t>
      </w:r>
      <w:r>
        <w:br/>
      </w:r>
      <w:r>
        <w:rPr>
          <w:rStyle w:val="NormalTok"/>
        </w:rPr>
        <w:t xml:space="preserve">        </w:t>
      </w:r>
      <w:r>
        <w:rPr>
          <w:rStyle w:val="ControlFlowTok"/>
        </w:rPr>
        <w:t>if</w:t>
      </w:r>
      <w:r>
        <w:rPr>
          <w:rStyle w:val="NormalTok"/>
        </w:rPr>
        <w:t xml:space="preserve"> child.text:</w:t>
      </w:r>
      <w:r>
        <w:br/>
      </w:r>
      <w:r>
        <w:rPr>
          <w:rStyle w:val="NormalTok"/>
        </w:rPr>
        <w:t xml:space="preserve">            text </w:t>
      </w:r>
      <w:r>
        <w:rPr>
          <w:rStyle w:val="OperatorTok"/>
        </w:rPr>
        <w:t>+=</w:t>
      </w:r>
      <w:r>
        <w:rPr>
          <w:rStyle w:val="NormalTok"/>
        </w:rPr>
        <w:t xml:space="preserve"> child.text</w:t>
      </w:r>
      <w:r>
        <w:br/>
      </w:r>
      <w:r>
        <w:rPr>
          <w:rStyle w:val="NormalTok"/>
        </w:rPr>
        <w:t xml:space="preserve">        text </w:t>
      </w:r>
      <w:r>
        <w:rPr>
          <w:rStyle w:val="OperatorTok"/>
        </w:rPr>
        <w:t>+=</w:t>
      </w:r>
      <w:r>
        <w:rPr>
          <w:rStyle w:val="NormalTok"/>
        </w:rPr>
        <w:t xml:space="preserve"> get_text_without_stage(child)</w:t>
      </w:r>
      <w:r>
        <w:br/>
      </w:r>
      <w:r>
        <w:rPr>
          <w:rStyle w:val="NormalTok"/>
        </w:rPr>
        <w:t xml:space="preserve">        </w:t>
      </w:r>
      <w:r>
        <w:rPr>
          <w:rStyle w:val="ControlFlowTok"/>
        </w:rPr>
        <w:t>if</w:t>
      </w:r>
      <w:r>
        <w:rPr>
          <w:rStyle w:val="NormalTok"/>
        </w:rPr>
        <w:t xml:space="preserve"> child.tail:</w:t>
      </w:r>
      <w:r>
        <w:br/>
      </w:r>
      <w:r>
        <w:rPr>
          <w:rStyle w:val="NormalTok"/>
        </w:rPr>
        <w:t xml:space="preserve">            text </w:t>
      </w:r>
      <w:r>
        <w:rPr>
          <w:rStyle w:val="OperatorTok"/>
        </w:rPr>
        <w:t>+=</w:t>
      </w:r>
      <w:r>
        <w:rPr>
          <w:rStyle w:val="NormalTok"/>
        </w:rPr>
        <w:t xml:space="preserve"> child.tail</w:t>
      </w:r>
      <w:r>
        <w:br/>
      </w:r>
      <w:r>
        <w:rPr>
          <w:rStyle w:val="NormalTok"/>
        </w:rPr>
        <w:t xml:space="preserve">    </w:t>
      </w:r>
      <w:r>
        <w:rPr>
          <w:rStyle w:val="ControlFlowTok"/>
        </w:rPr>
        <w:t>if</w:t>
      </w:r>
      <w:r>
        <w:rPr>
          <w:rStyle w:val="NormalTok"/>
        </w:rPr>
        <w:t xml:space="preserve"> </w:t>
      </w:r>
      <w:r>
        <w:rPr>
          <w:rStyle w:val="StringTok"/>
        </w:rPr>
        <w:t>':'</w:t>
      </w:r>
      <w:r>
        <w:rPr>
          <w:rStyle w:val="NormalTok"/>
        </w:rPr>
        <w:t xml:space="preserve"> </w:t>
      </w:r>
      <w:r>
        <w:rPr>
          <w:rStyle w:val="KeywordTok"/>
        </w:rPr>
        <w:t>in</w:t>
      </w:r>
      <w:r>
        <w:rPr>
          <w:rStyle w:val="NormalTok"/>
        </w:rPr>
        <w:t xml:space="preserve"> text:</w:t>
      </w:r>
      <w:r>
        <w:br/>
      </w:r>
      <w:r>
        <w:rPr>
          <w:rStyle w:val="NormalTok"/>
        </w:rPr>
        <w:t xml:space="preserve">      text </w:t>
      </w:r>
      <w:r>
        <w:rPr>
          <w:rStyle w:val="OperatorTok"/>
        </w:rPr>
        <w:t>=</w:t>
      </w:r>
      <w:r>
        <w:rPr>
          <w:rStyle w:val="NormalTok"/>
        </w:rPr>
        <w:t xml:space="preserve"> </w:t>
      </w:r>
      <w:r>
        <w:rPr>
          <w:rStyle w:val="StringTok"/>
        </w:rPr>
        <w:t>' '</w:t>
      </w:r>
      <w:r>
        <w:rPr>
          <w:rStyle w:val="NormalTok"/>
        </w:rPr>
        <w:t>.join(text.split(</w:t>
      </w:r>
      <w:r>
        <w:rPr>
          <w:rStyle w:val="StringTok"/>
        </w:rPr>
        <w:t>':'</w:t>
      </w:r>
      <w:r>
        <w:rPr>
          <w:rStyle w:val="NormalTok"/>
        </w:rPr>
        <w:t>)[</w:t>
      </w:r>
      <w:r>
        <w:rPr>
          <w:rStyle w:val="DecValTok"/>
        </w:rPr>
        <w:t>1</w:t>
      </w:r>
      <w:r>
        <w:rPr>
          <w:rStyle w:val="NormalTok"/>
        </w:rPr>
        <w:t>:])</w:t>
      </w:r>
      <w:r>
        <w:br/>
      </w:r>
      <w:r>
        <w:rPr>
          <w:rStyle w:val="NormalTok"/>
        </w:rPr>
        <w:t xml:space="preserve">      </w:t>
      </w:r>
      <w:r>
        <w:rPr>
          <w:rStyle w:val="ControlFlowTok"/>
        </w:rPr>
        <w:t>return</w:t>
      </w:r>
      <w:r>
        <w:rPr>
          <w:rStyle w:val="NormalTok"/>
        </w:rPr>
        <w:t xml:space="preserve"> text</w:t>
      </w:r>
      <w:r>
        <w:br/>
      </w:r>
      <w:r>
        <w:rPr>
          <w:rStyle w:val="NormalTok"/>
        </w:rPr>
        <w:t xml:space="preserve">    </w:t>
      </w:r>
      <w:r>
        <w:rPr>
          <w:rStyle w:val="ControlFlowTok"/>
        </w:rPr>
        <w:t>else</w:t>
      </w:r>
      <w:r>
        <w:rPr>
          <w:rStyle w:val="NormalTok"/>
        </w:rPr>
        <w:t>:</w:t>
      </w:r>
      <w:r>
        <w:br/>
      </w:r>
      <w:r>
        <w:rPr>
          <w:rStyle w:val="NormalTok"/>
        </w:rPr>
        <w:t xml:space="preserve">      </w:t>
      </w:r>
      <w:r>
        <w:rPr>
          <w:rStyle w:val="ControlFlowTok"/>
        </w:rPr>
        <w:t>return</w:t>
      </w:r>
      <w:r>
        <w:rPr>
          <w:rStyle w:val="NormalTok"/>
        </w:rPr>
        <w:t xml:space="preserve"> text</w:t>
      </w:r>
      <w:r>
        <w:br/>
      </w:r>
      <w:r>
        <w:br/>
      </w:r>
      <w:r>
        <w:rPr>
          <w:rStyle w:val="CommentTok"/>
        </w:rPr>
        <w:t xml:space="preserve"># For each XML file, session and speech data are collected. Each individual speech is concatinated to a DataFrame as a single row. </w:t>
      </w:r>
      <w:r>
        <w:br/>
      </w:r>
      <w:r>
        <w:rPr>
          <w:rStyle w:val="KeywordTok"/>
        </w:rPr>
        <w:t>def</w:t>
      </w:r>
      <w:r>
        <w:rPr>
          <w:rStyle w:val="NormalTok"/>
        </w:rPr>
        <w:t xml:space="preserve"> read_xml(file_path):</w:t>
      </w:r>
      <w:r>
        <w:br/>
      </w:r>
      <w:r>
        <w:rPr>
          <w:rStyle w:val="NormalTok"/>
        </w:rPr>
        <w:t xml:space="preserve">    </w:t>
      </w:r>
      <w:r>
        <w:rPr>
          <w:rStyle w:val="CommentTok"/>
        </w:rPr>
        <w:t># Read the XML file</w:t>
      </w:r>
      <w:r>
        <w:br/>
      </w:r>
      <w:r>
        <w:rPr>
          <w:rStyle w:val="NormalTok"/>
        </w:rPr>
        <w:t xml:space="preserve">    </w:t>
      </w:r>
      <w:r>
        <w:rPr>
          <w:rStyle w:val="ControlFlowTok"/>
        </w:rPr>
        <w:t>try</w:t>
      </w:r>
      <w:r>
        <w:rPr>
          <w:rStyle w:val="NormalTok"/>
        </w:rPr>
        <w:t>:</w:t>
      </w:r>
      <w:r>
        <w:br/>
      </w:r>
      <w:r>
        <w:rPr>
          <w:rStyle w:val="NormalTok"/>
        </w:rPr>
        <w:t xml:space="preserve">      tree </w:t>
      </w:r>
      <w:r>
        <w:rPr>
          <w:rStyle w:val="OperatorTok"/>
        </w:rPr>
        <w:t>=</w:t>
      </w:r>
      <w:r>
        <w:rPr>
          <w:rStyle w:val="NormalTok"/>
        </w:rPr>
        <w:t xml:space="preserve"> ET.parse(file_path)</w:t>
      </w:r>
      <w:r>
        <w:br/>
      </w:r>
      <w:r>
        <w:rPr>
          <w:rStyle w:val="NormalTok"/>
        </w:rPr>
        <w:t xml:space="preserve">      root </w:t>
      </w:r>
      <w:r>
        <w:rPr>
          <w:rStyle w:val="OperatorTok"/>
        </w:rPr>
        <w:t>=</w:t>
      </w:r>
      <w:r>
        <w:rPr>
          <w:rStyle w:val="NormalTok"/>
        </w:rPr>
        <w:t xml:space="preserve"> tree.getroot()</w:t>
      </w:r>
      <w:r>
        <w:br/>
      </w:r>
      <w:r>
        <w:rPr>
          <w:rStyle w:val="NormalTok"/>
        </w:rPr>
        <w:t xml:space="preserve">    </w:t>
      </w:r>
      <w:r>
        <w:rPr>
          <w:rStyle w:val="ControlFlowTok"/>
        </w:rPr>
        <w:t>except</w:t>
      </w:r>
      <w:r>
        <w:rPr>
          <w:rStyle w:val="NormalTok"/>
        </w:rPr>
        <w:t xml:space="preserve"> </w:t>
      </w:r>
      <w:r>
        <w:rPr>
          <w:rStyle w:val="PreprocessorTok"/>
        </w:rPr>
        <w:t>Exception</w:t>
      </w:r>
      <w:r>
        <w:rPr>
          <w:rStyle w:val="NormalTok"/>
        </w:rPr>
        <w:t xml:space="preserve"> </w:t>
      </w:r>
      <w:r>
        <w:rPr>
          <w:rStyle w:val="ImportTok"/>
        </w:rPr>
        <w:t>as</w:t>
      </w:r>
      <w:r>
        <w:rPr>
          <w:rStyle w:val="NormalTok"/>
        </w:rPr>
        <w:t xml:space="preserve"> e:</w:t>
      </w:r>
      <w:r>
        <w:br/>
      </w:r>
      <w:r>
        <w:rPr>
          <w:rStyle w:val="NormalTok"/>
        </w:rPr>
        <w:t xml:space="preserve">      </w:t>
      </w:r>
      <w:r>
        <w:rPr>
          <w:rStyle w:val="BuiltInTok"/>
        </w:rPr>
        <w:t>print</w:t>
      </w:r>
      <w:r>
        <w:rPr>
          <w:rStyle w:val="NormalTok"/>
        </w:rPr>
        <w:t>(</w:t>
      </w:r>
      <w:r>
        <w:rPr>
          <w:rStyle w:val="StringTok"/>
        </w:rPr>
        <w:t>'File broken: '</w:t>
      </w:r>
      <w:r>
        <w:rPr>
          <w:rStyle w:val="OperatorTok"/>
        </w:rPr>
        <w:t>+</w:t>
      </w:r>
      <w:r>
        <w:rPr>
          <w:rStyle w:val="NormalTok"/>
        </w:rPr>
        <w:t>file_path)</w:t>
      </w:r>
      <w:r>
        <w:br/>
      </w:r>
      <w:r>
        <w:rPr>
          <w:rStyle w:val="NormalTok"/>
        </w:rPr>
        <w:t xml:space="preserve">      </w:t>
      </w:r>
      <w:r>
        <w:rPr>
          <w:rStyle w:val="ControlFlowTok"/>
        </w:rPr>
        <w:t>return</w:t>
      </w:r>
      <w:r>
        <w:br/>
      </w:r>
      <w:r>
        <w:rPr>
          <w:rStyle w:val="NormalTok"/>
        </w:rPr>
        <w:t xml:space="preserve">    </w:t>
      </w:r>
      <w:r>
        <w:rPr>
          <w:rStyle w:val="CommentTok"/>
        </w:rPr>
        <w:t># Get session data</w:t>
      </w:r>
      <w:r>
        <w:br/>
      </w:r>
      <w:r>
        <w:rPr>
          <w:rStyle w:val="NormalTok"/>
        </w:rPr>
        <w:t xml:space="preserve">    lp </w:t>
      </w:r>
      <w:r>
        <w:rPr>
          <w:rStyle w:val="OperatorTok"/>
        </w:rPr>
        <w:t>=</w:t>
      </w:r>
      <w:r>
        <w:rPr>
          <w:rStyle w:val="NormalTok"/>
        </w:rPr>
        <w:t xml:space="preserve"> </w:t>
      </w:r>
      <w:r>
        <w:rPr>
          <w:rStyle w:val="BuiltInTok"/>
        </w:rPr>
        <w:t>int</w:t>
      </w:r>
      <w:r>
        <w:rPr>
          <w:rStyle w:val="NormalTok"/>
        </w:rPr>
        <w:t>(root.find(</w:t>
      </w:r>
      <w:r>
        <w:rPr>
          <w:rStyle w:val="StringTok"/>
        </w:rPr>
        <w:t>'.//legislativePeriod'</w:t>
      </w:r>
      <w:r>
        <w:rPr>
          <w:rStyle w:val="NormalTok"/>
        </w:rPr>
        <w:t>).text)</w:t>
      </w:r>
      <w:r>
        <w:br/>
      </w:r>
      <w:r>
        <w:rPr>
          <w:rStyle w:val="NormalTok"/>
        </w:rPr>
        <w:t xml:space="preserve">    session </w:t>
      </w:r>
      <w:r>
        <w:rPr>
          <w:rStyle w:val="OperatorTok"/>
        </w:rPr>
        <w:t>=</w:t>
      </w:r>
      <w:r>
        <w:rPr>
          <w:rStyle w:val="NormalTok"/>
        </w:rPr>
        <w:t xml:space="preserve"> </w:t>
      </w:r>
      <w:r>
        <w:rPr>
          <w:rStyle w:val="BuiltInTok"/>
        </w:rPr>
        <w:t>int</w:t>
      </w:r>
      <w:r>
        <w:rPr>
          <w:rStyle w:val="NormalTok"/>
        </w:rPr>
        <w:t>(root.find(</w:t>
      </w:r>
      <w:r>
        <w:rPr>
          <w:rStyle w:val="StringTok"/>
        </w:rPr>
        <w:t>'.//sessionNo'</w:t>
      </w:r>
      <w:r>
        <w:rPr>
          <w:rStyle w:val="NormalTok"/>
        </w:rPr>
        <w:t>).text)</w:t>
      </w:r>
      <w:r>
        <w:br/>
      </w:r>
      <w:r>
        <w:rPr>
          <w:rStyle w:val="NormalTok"/>
        </w:rPr>
        <w:t xml:space="preserve">    date_tag </w:t>
      </w:r>
      <w:r>
        <w:rPr>
          <w:rStyle w:val="OperatorTok"/>
        </w:rPr>
        <w:t>=</w:t>
      </w:r>
      <w:r>
        <w:rPr>
          <w:rStyle w:val="NormalTok"/>
        </w:rPr>
        <w:t xml:space="preserve"> root.find(</w:t>
      </w:r>
      <w:r>
        <w:rPr>
          <w:rStyle w:val="StringTok"/>
        </w:rPr>
        <w:t>'.//publicationStmt/date'</w:t>
      </w:r>
      <w:r>
        <w:rPr>
          <w:rStyle w:val="NormalTok"/>
        </w:rPr>
        <w:t>)</w:t>
      </w:r>
      <w:r>
        <w:br/>
      </w:r>
      <w:r>
        <w:rPr>
          <w:rStyle w:val="NormalTok"/>
        </w:rPr>
        <w:t xml:space="preserve">    year </w:t>
      </w:r>
      <w:r>
        <w:rPr>
          <w:rStyle w:val="OperatorTok"/>
        </w:rPr>
        <w:t>=</w:t>
      </w:r>
      <w:r>
        <w:rPr>
          <w:rStyle w:val="NormalTok"/>
        </w:rPr>
        <w:t xml:space="preserve"> </w:t>
      </w:r>
      <w:r>
        <w:rPr>
          <w:rStyle w:val="BuiltInTok"/>
        </w:rPr>
        <w:t>int</w:t>
      </w:r>
      <w:r>
        <w:rPr>
          <w:rStyle w:val="NormalTok"/>
        </w:rPr>
        <w:t>(ET.tostring(date_tag, encoding</w:t>
      </w:r>
      <w:r>
        <w:rPr>
          <w:rStyle w:val="OperatorTok"/>
        </w:rPr>
        <w:t>=</w:t>
      </w:r>
      <w:r>
        <w:rPr>
          <w:rStyle w:val="StringTok"/>
        </w:rPr>
        <w:t>'unicode'</w:t>
      </w:r>
      <w:r>
        <w:rPr>
          <w:rStyle w:val="NormalTok"/>
        </w:rPr>
        <w:t>, method</w:t>
      </w:r>
      <w:r>
        <w:rPr>
          <w:rStyle w:val="OperatorTok"/>
        </w:rPr>
        <w:t>=</w:t>
      </w:r>
      <w:r>
        <w:rPr>
          <w:rStyle w:val="StringTok"/>
        </w:rPr>
        <w:t>'text'</w:t>
      </w:r>
      <w:r>
        <w:rPr>
          <w:rStyle w:val="NormalTok"/>
        </w:rPr>
        <w:t>)[</w:t>
      </w:r>
      <w:r>
        <w:rPr>
          <w:rStyle w:val="DecValTok"/>
        </w:rPr>
        <w:t>0</w:t>
      </w:r>
      <w:r>
        <w:rPr>
          <w:rStyle w:val="NormalTok"/>
        </w:rPr>
        <w:t>:</w:t>
      </w:r>
      <w:r>
        <w:rPr>
          <w:rStyle w:val="DecValTok"/>
        </w:rPr>
        <w:t>4</w:t>
      </w:r>
      <w:r>
        <w:rPr>
          <w:rStyle w:val="NormalTok"/>
        </w:rPr>
        <w:t>])</w:t>
      </w:r>
      <w:r>
        <w:br/>
      </w:r>
      <w:r>
        <w:rPr>
          <w:rStyle w:val="NormalTok"/>
        </w:rPr>
        <w:t xml:space="preserve">    </w:t>
      </w:r>
      <w:r>
        <w:rPr>
          <w:rStyle w:val="CommentTok"/>
        </w:rPr>
        <w:t># Get speech data</w:t>
      </w:r>
      <w:r>
        <w:br/>
      </w:r>
      <w:r>
        <w:rPr>
          <w:rStyle w:val="NormalTok"/>
        </w:rPr>
        <w:t xml:space="preserve">    document_df </w:t>
      </w:r>
      <w:r>
        <w:rPr>
          <w:rStyle w:val="OperatorTok"/>
        </w:rPr>
        <w:t>=</w:t>
      </w:r>
      <w:r>
        <w:rPr>
          <w:rStyle w:val="NormalTok"/>
        </w:rPr>
        <w:t xml:space="preserve"> pandas.DataFrame(columns</w:t>
      </w:r>
      <w:r>
        <w:rPr>
          <w:rStyle w:val="OperatorTok"/>
        </w:rPr>
        <w:t>=</w:t>
      </w:r>
      <w:r>
        <w:rPr>
          <w:rStyle w:val="NormalTok"/>
        </w:rPr>
        <w:t>[</w:t>
      </w:r>
      <w:r>
        <w:rPr>
          <w:rStyle w:val="StringTok"/>
        </w:rPr>
        <w:t>'lp'</w:t>
      </w:r>
      <w:r>
        <w:rPr>
          <w:rStyle w:val="NormalTok"/>
        </w:rPr>
        <w:t xml:space="preserve">, </w:t>
      </w:r>
      <w:r>
        <w:rPr>
          <w:rStyle w:val="StringTok"/>
        </w:rPr>
        <w:t>'session'</w:t>
      </w:r>
      <w:r>
        <w:rPr>
          <w:rStyle w:val="NormalTok"/>
        </w:rPr>
        <w:t xml:space="preserve">, </w:t>
      </w:r>
      <w:r>
        <w:rPr>
          <w:rStyle w:val="StringTok"/>
        </w:rPr>
        <w:t>'year'</w:t>
      </w:r>
      <w:r>
        <w:rPr>
          <w:rStyle w:val="NormalTok"/>
        </w:rPr>
        <w:t xml:space="preserve">, </w:t>
      </w:r>
      <w:r>
        <w:rPr>
          <w:rStyle w:val="StringTok"/>
        </w:rPr>
        <w:t>'name'</w:t>
      </w:r>
      <w:r>
        <w:rPr>
          <w:rStyle w:val="NormalTok"/>
        </w:rPr>
        <w:t xml:space="preserve">, </w:t>
      </w:r>
      <w:r>
        <w:rPr>
          <w:rStyle w:val="StringTok"/>
        </w:rPr>
        <w:t>'role'</w:t>
      </w:r>
      <w:r>
        <w:rPr>
          <w:rStyle w:val="NormalTok"/>
        </w:rPr>
        <w:t xml:space="preserve">, </w:t>
      </w:r>
      <w:r>
        <w:rPr>
          <w:rStyle w:val="StringTok"/>
        </w:rPr>
        <w:t>'party'</w:t>
      </w:r>
      <w:r>
        <w:rPr>
          <w:rStyle w:val="NormalTok"/>
        </w:rPr>
        <w:t xml:space="preserve">, </w:t>
      </w:r>
      <w:r>
        <w:rPr>
          <w:rStyle w:val="StringTok"/>
        </w:rPr>
        <w:t>'text'</w:t>
      </w:r>
      <w:r>
        <w:rPr>
          <w:rStyle w:val="NormalTok"/>
        </w:rPr>
        <w:t>])</w:t>
      </w:r>
      <w:r>
        <w:br/>
      </w:r>
      <w:r>
        <w:rPr>
          <w:rStyle w:val="NormalTok"/>
        </w:rPr>
        <w:t xml:space="preserve">    </w:t>
      </w:r>
      <w:r>
        <w:rPr>
          <w:rStyle w:val="ControlFlowTok"/>
        </w:rPr>
        <w:t>for</w:t>
      </w:r>
      <w:r>
        <w:rPr>
          <w:rStyle w:val="NormalTok"/>
        </w:rPr>
        <w:t xml:space="preserve"> sp_tag </w:t>
      </w:r>
      <w:r>
        <w:rPr>
          <w:rStyle w:val="KeywordTok"/>
        </w:rPr>
        <w:t>in</w:t>
      </w:r>
      <w:r>
        <w:rPr>
          <w:rStyle w:val="NormalTok"/>
        </w:rPr>
        <w:t xml:space="preserve"> root.findall(</w:t>
      </w:r>
      <w:r>
        <w:rPr>
          <w:rStyle w:val="StringTok"/>
        </w:rPr>
        <w:t>".//sp"</w:t>
      </w:r>
      <w:r>
        <w:rPr>
          <w:rStyle w:val="NormalTok"/>
        </w:rPr>
        <w:t>):</w:t>
      </w:r>
      <w:r>
        <w:br/>
      </w:r>
      <w:r>
        <w:rPr>
          <w:rStyle w:val="NormalTok"/>
        </w:rPr>
        <w:t xml:space="preserve">        name </w:t>
      </w:r>
      <w:r>
        <w:rPr>
          <w:rStyle w:val="OperatorTok"/>
        </w:rPr>
        <w:t>=</w:t>
      </w:r>
      <w:r>
        <w:rPr>
          <w:rStyle w:val="NormalTok"/>
        </w:rPr>
        <w:t xml:space="preserve"> sp_tag.get(</w:t>
      </w:r>
      <w:r>
        <w:rPr>
          <w:rStyle w:val="StringTok"/>
        </w:rPr>
        <w:t>"name"</w:t>
      </w:r>
      <w:r>
        <w:rPr>
          <w:rStyle w:val="NormalTok"/>
        </w:rPr>
        <w:t>).replace(</w:t>
      </w:r>
      <w:r>
        <w:rPr>
          <w:rStyle w:val="StringTok"/>
        </w:rPr>
        <w:t>'"'</w:t>
      </w:r>
      <w:r>
        <w:rPr>
          <w:rStyle w:val="NormalTok"/>
        </w:rPr>
        <w:t xml:space="preserve">, </w:t>
      </w:r>
      <w:r>
        <w:rPr>
          <w:rStyle w:val="StringTok"/>
        </w:rPr>
        <w:t>''</w:t>
      </w:r>
      <w:r>
        <w:rPr>
          <w:rStyle w:val="NormalTok"/>
        </w:rPr>
        <w:t>).replace(</w:t>
      </w:r>
      <w:r>
        <w:rPr>
          <w:rStyle w:val="StringTok"/>
        </w:rPr>
        <w:t>"'"</w:t>
      </w:r>
      <w:r>
        <w:rPr>
          <w:rStyle w:val="NormalTok"/>
        </w:rPr>
        <w:t xml:space="preserve">, </w:t>
      </w:r>
      <w:r>
        <w:rPr>
          <w:rStyle w:val="StringTok"/>
        </w:rPr>
        <w:t>''</w:t>
      </w:r>
      <w:r>
        <w:rPr>
          <w:rStyle w:val="NormalTok"/>
        </w:rPr>
        <w:t>)</w:t>
      </w:r>
      <w:r>
        <w:br/>
      </w:r>
      <w:r>
        <w:rPr>
          <w:rStyle w:val="NormalTok"/>
        </w:rPr>
        <w:t xml:space="preserve">        party </w:t>
      </w:r>
      <w:r>
        <w:rPr>
          <w:rStyle w:val="OperatorTok"/>
        </w:rPr>
        <w:t>=</w:t>
      </w:r>
      <w:r>
        <w:rPr>
          <w:rStyle w:val="NormalTok"/>
        </w:rPr>
        <w:t xml:space="preserve"> sp_tag.get(</w:t>
      </w:r>
      <w:r>
        <w:rPr>
          <w:rStyle w:val="StringTok"/>
        </w:rPr>
        <w:t>"party"</w:t>
      </w:r>
      <w:r>
        <w:rPr>
          <w:rStyle w:val="NormalTok"/>
        </w:rPr>
        <w:t>)</w:t>
      </w:r>
      <w:r>
        <w:br/>
      </w:r>
      <w:r>
        <w:rPr>
          <w:rStyle w:val="NormalTok"/>
        </w:rPr>
        <w:t xml:space="preserve">        role </w:t>
      </w:r>
      <w:r>
        <w:rPr>
          <w:rStyle w:val="OperatorTok"/>
        </w:rPr>
        <w:t>=</w:t>
      </w:r>
      <w:r>
        <w:rPr>
          <w:rStyle w:val="NormalTok"/>
        </w:rPr>
        <w:t xml:space="preserve"> sp_tag.get(</w:t>
      </w:r>
      <w:r>
        <w:rPr>
          <w:rStyle w:val="StringTok"/>
        </w:rPr>
        <w:t>"role"</w:t>
      </w:r>
      <w:r>
        <w:rPr>
          <w:rStyle w:val="NormalTok"/>
        </w:rPr>
        <w:t>)</w:t>
      </w:r>
      <w:r>
        <w:br/>
      </w:r>
      <w:r>
        <w:rPr>
          <w:rStyle w:val="NormalTok"/>
        </w:rPr>
        <w:t xml:space="preserve">        text </w:t>
      </w:r>
      <w:r>
        <w:rPr>
          <w:rStyle w:val="OperatorTok"/>
        </w:rPr>
        <w:t>=</w:t>
      </w:r>
      <w:r>
        <w:rPr>
          <w:rStyle w:val="NormalTok"/>
        </w:rPr>
        <w:t xml:space="preserve"> get_text_without_stage(sp_tag)</w:t>
      </w:r>
      <w:r>
        <w:br/>
      </w:r>
      <w:r>
        <w:rPr>
          <w:rStyle w:val="NormalTok"/>
        </w:rPr>
        <w:lastRenderedPageBreak/>
        <w:t xml:space="preserve">        new_row_data </w:t>
      </w:r>
      <w:r>
        <w:rPr>
          <w:rStyle w:val="OperatorTok"/>
        </w:rPr>
        <w:t>=</w:t>
      </w:r>
      <w:r>
        <w:rPr>
          <w:rStyle w:val="NormalTok"/>
        </w:rPr>
        <w:t xml:space="preserve"> {</w:t>
      </w:r>
      <w:r>
        <w:br/>
      </w:r>
      <w:r>
        <w:rPr>
          <w:rStyle w:val="NormalTok"/>
        </w:rPr>
        <w:t xml:space="preserve">          </w:t>
      </w:r>
      <w:r>
        <w:rPr>
          <w:rStyle w:val="StringTok"/>
        </w:rPr>
        <w:t>'lp'</w:t>
      </w:r>
      <w:r>
        <w:rPr>
          <w:rStyle w:val="NormalTok"/>
        </w:rPr>
        <w:t>: lp,</w:t>
      </w:r>
      <w:r>
        <w:br/>
      </w:r>
      <w:r>
        <w:rPr>
          <w:rStyle w:val="NormalTok"/>
        </w:rPr>
        <w:t xml:space="preserve">          </w:t>
      </w:r>
      <w:r>
        <w:rPr>
          <w:rStyle w:val="StringTok"/>
        </w:rPr>
        <w:t>'session'</w:t>
      </w:r>
      <w:r>
        <w:rPr>
          <w:rStyle w:val="NormalTok"/>
        </w:rPr>
        <w:t>: session,</w:t>
      </w:r>
      <w:r>
        <w:br/>
      </w:r>
      <w:r>
        <w:rPr>
          <w:rStyle w:val="NormalTok"/>
        </w:rPr>
        <w:t xml:space="preserve">          </w:t>
      </w:r>
      <w:r>
        <w:rPr>
          <w:rStyle w:val="StringTok"/>
        </w:rPr>
        <w:t>'year'</w:t>
      </w:r>
      <w:r>
        <w:rPr>
          <w:rStyle w:val="NormalTok"/>
        </w:rPr>
        <w:t>: year,</w:t>
      </w:r>
      <w:r>
        <w:br/>
      </w:r>
      <w:r>
        <w:rPr>
          <w:rStyle w:val="NormalTok"/>
        </w:rPr>
        <w:t xml:space="preserve">          </w:t>
      </w:r>
      <w:r>
        <w:rPr>
          <w:rStyle w:val="StringTok"/>
        </w:rPr>
        <w:t>'name'</w:t>
      </w:r>
      <w:r>
        <w:rPr>
          <w:rStyle w:val="NormalTok"/>
        </w:rPr>
        <w:t>: name,</w:t>
      </w:r>
      <w:r>
        <w:br/>
      </w:r>
      <w:r>
        <w:rPr>
          <w:rStyle w:val="NormalTok"/>
        </w:rPr>
        <w:t xml:space="preserve">          </w:t>
      </w:r>
      <w:r>
        <w:rPr>
          <w:rStyle w:val="StringTok"/>
        </w:rPr>
        <w:t>'role'</w:t>
      </w:r>
      <w:r>
        <w:rPr>
          <w:rStyle w:val="NormalTok"/>
        </w:rPr>
        <w:t>: role,</w:t>
      </w:r>
      <w:r>
        <w:br/>
      </w:r>
      <w:r>
        <w:rPr>
          <w:rStyle w:val="NormalTok"/>
        </w:rPr>
        <w:t xml:space="preserve">          </w:t>
      </w:r>
      <w:r>
        <w:rPr>
          <w:rStyle w:val="StringTok"/>
        </w:rPr>
        <w:t>'party'</w:t>
      </w:r>
      <w:r>
        <w:rPr>
          <w:rStyle w:val="NormalTok"/>
        </w:rPr>
        <w:t>: party,</w:t>
      </w:r>
      <w:r>
        <w:br/>
      </w:r>
      <w:r>
        <w:rPr>
          <w:rStyle w:val="NormalTok"/>
        </w:rPr>
        <w:t xml:space="preserve">          </w:t>
      </w:r>
      <w:r>
        <w:rPr>
          <w:rStyle w:val="StringTok"/>
        </w:rPr>
        <w:t>'text'</w:t>
      </w:r>
      <w:r>
        <w:rPr>
          <w:rStyle w:val="NormalTok"/>
        </w:rPr>
        <w:t>: text</w:t>
      </w:r>
      <w:r>
        <w:br/>
      </w:r>
      <w:r>
        <w:rPr>
          <w:rStyle w:val="NormalTok"/>
        </w:rPr>
        <w:t xml:space="preserve">          }</w:t>
      </w:r>
      <w:r>
        <w:br/>
      </w:r>
      <w:r>
        <w:rPr>
          <w:rStyle w:val="NormalTok"/>
        </w:rPr>
        <w:t xml:space="preserve">        document_df </w:t>
      </w:r>
      <w:r>
        <w:rPr>
          <w:rStyle w:val="OperatorTok"/>
        </w:rPr>
        <w:t>=</w:t>
      </w:r>
      <w:r>
        <w:rPr>
          <w:rStyle w:val="NormalTok"/>
        </w:rPr>
        <w:t xml:space="preserve"> document_df._append(new_row_data, ignore_index</w:t>
      </w:r>
      <w:r>
        <w:rPr>
          <w:rStyle w:val="OperatorTok"/>
        </w:rPr>
        <w:t>=</w:t>
      </w:r>
      <w:r>
        <w:rPr>
          <w:rStyle w:val="VariableTok"/>
        </w:rPr>
        <w:t>True</w:t>
      </w:r>
      <w:r>
        <w:rPr>
          <w:rStyle w:val="NormalTok"/>
        </w:rPr>
        <w:t>)</w:t>
      </w:r>
      <w:r>
        <w:br/>
      </w:r>
      <w:r>
        <w:rPr>
          <w:rStyle w:val="NormalTok"/>
        </w:rPr>
        <w:t xml:space="preserve">    </w:t>
      </w:r>
      <w:r>
        <w:rPr>
          <w:rStyle w:val="ControlFlowTok"/>
        </w:rPr>
        <w:t>return</w:t>
      </w:r>
      <w:r>
        <w:rPr>
          <w:rStyle w:val="NormalTok"/>
        </w:rPr>
        <w:t xml:space="preserve"> document_df</w:t>
      </w:r>
      <w:r>
        <w:br/>
      </w:r>
      <w:r>
        <w:br/>
      </w:r>
      <w:r>
        <w:rPr>
          <w:rStyle w:val="CommentTok"/>
        </w:rPr>
        <w:t># All XML files in the directory are detected and passed to a reading function.</w:t>
      </w:r>
      <w:r>
        <w:br/>
      </w:r>
      <w:r>
        <w:rPr>
          <w:rStyle w:val="KeywordTok"/>
        </w:rPr>
        <w:t>def</w:t>
      </w:r>
      <w:r>
        <w:rPr>
          <w:rStyle w:val="NormalTok"/>
        </w:rPr>
        <w:t xml:space="preserve"> parse_xml_to_df(directory):</w:t>
      </w:r>
      <w:r>
        <w:br/>
      </w:r>
      <w:r>
        <w:rPr>
          <w:rStyle w:val="NormalTok"/>
        </w:rPr>
        <w:t xml:space="preserve">    df </w:t>
      </w:r>
      <w:r>
        <w:rPr>
          <w:rStyle w:val="OperatorTok"/>
        </w:rPr>
        <w:t>=</w:t>
      </w:r>
      <w:r>
        <w:rPr>
          <w:rStyle w:val="NormalTok"/>
        </w:rPr>
        <w:t xml:space="preserve"> pandas.DataFrame(columns</w:t>
      </w:r>
      <w:r>
        <w:rPr>
          <w:rStyle w:val="OperatorTok"/>
        </w:rPr>
        <w:t>=</w:t>
      </w:r>
      <w:r>
        <w:rPr>
          <w:rStyle w:val="NormalTok"/>
        </w:rPr>
        <w:t>[</w:t>
      </w:r>
      <w:r>
        <w:rPr>
          <w:rStyle w:val="StringTok"/>
        </w:rPr>
        <w:t>'lp'</w:t>
      </w:r>
      <w:r>
        <w:rPr>
          <w:rStyle w:val="NormalTok"/>
        </w:rPr>
        <w:t xml:space="preserve">, </w:t>
      </w:r>
      <w:r>
        <w:rPr>
          <w:rStyle w:val="StringTok"/>
        </w:rPr>
        <w:t>'session'</w:t>
      </w:r>
      <w:r>
        <w:rPr>
          <w:rStyle w:val="NormalTok"/>
        </w:rPr>
        <w:t xml:space="preserve">, </w:t>
      </w:r>
      <w:r>
        <w:rPr>
          <w:rStyle w:val="StringTok"/>
        </w:rPr>
        <w:t>'year'</w:t>
      </w:r>
      <w:r>
        <w:rPr>
          <w:rStyle w:val="NormalTok"/>
        </w:rPr>
        <w:t xml:space="preserve">, </w:t>
      </w:r>
      <w:r>
        <w:rPr>
          <w:rStyle w:val="StringTok"/>
        </w:rPr>
        <w:t>'name'</w:t>
      </w:r>
      <w:r>
        <w:rPr>
          <w:rStyle w:val="NormalTok"/>
        </w:rPr>
        <w:t xml:space="preserve">, </w:t>
      </w:r>
      <w:r>
        <w:rPr>
          <w:rStyle w:val="StringTok"/>
        </w:rPr>
        <w:t>'role'</w:t>
      </w:r>
      <w:r>
        <w:rPr>
          <w:rStyle w:val="NormalTok"/>
        </w:rPr>
        <w:t xml:space="preserve">, </w:t>
      </w:r>
      <w:r>
        <w:rPr>
          <w:rStyle w:val="StringTok"/>
        </w:rPr>
        <w:t>'party'</w:t>
      </w:r>
      <w:r>
        <w:rPr>
          <w:rStyle w:val="NormalTok"/>
        </w:rPr>
        <w:t xml:space="preserve">, </w:t>
      </w:r>
      <w:r>
        <w:rPr>
          <w:rStyle w:val="StringTok"/>
        </w:rPr>
        <w:t>'text'</w:t>
      </w:r>
      <w:r>
        <w:rPr>
          <w:rStyle w:val="NormalTok"/>
        </w:rPr>
        <w:t>])</w:t>
      </w:r>
      <w:r>
        <w:rPr>
          <w:rStyle w:val="NormalTok"/>
        </w:rPr>
        <w:tab/>
      </w:r>
      <w:r>
        <w:br/>
      </w:r>
      <w:r>
        <w:rPr>
          <w:rStyle w:val="NormalTok"/>
        </w:rPr>
        <w:t xml:space="preserve">    </w:t>
      </w:r>
      <w:r>
        <w:rPr>
          <w:rStyle w:val="ControlFlowTok"/>
        </w:rPr>
        <w:t>for</w:t>
      </w:r>
      <w:r>
        <w:rPr>
          <w:rStyle w:val="NormalTok"/>
        </w:rPr>
        <w:t xml:space="preserve"> root, _, files </w:t>
      </w:r>
      <w:r>
        <w:rPr>
          <w:rStyle w:val="KeywordTok"/>
        </w:rPr>
        <w:t>in</w:t>
      </w:r>
      <w:r>
        <w:rPr>
          <w:rStyle w:val="NormalTok"/>
        </w:rPr>
        <w:t xml:space="preserve"> os.walk(directory):</w:t>
      </w:r>
      <w:r>
        <w:br/>
      </w:r>
      <w:r>
        <w:rPr>
          <w:rStyle w:val="NormalTok"/>
        </w:rPr>
        <w:t xml:space="preserve">        </w:t>
      </w:r>
      <w:r>
        <w:rPr>
          <w:rStyle w:val="ControlFlowTok"/>
        </w:rPr>
        <w:t>for</w:t>
      </w:r>
      <w:r>
        <w:rPr>
          <w:rStyle w:val="NormalTok"/>
        </w:rPr>
        <w:t xml:space="preserve"> </w:t>
      </w:r>
      <w:r>
        <w:rPr>
          <w:rStyle w:val="BuiltInTok"/>
        </w:rPr>
        <w:t>file</w:t>
      </w:r>
      <w:r>
        <w:rPr>
          <w:rStyle w:val="NormalTok"/>
        </w:rPr>
        <w:t xml:space="preserve"> </w:t>
      </w:r>
      <w:r>
        <w:rPr>
          <w:rStyle w:val="KeywordTok"/>
        </w:rPr>
        <w:t>in</w:t>
      </w:r>
      <w:r>
        <w:rPr>
          <w:rStyle w:val="NormalTok"/>
        </w:rPr>
        <w:t xml:space="preserve"> files:</w:t>
      </w:r>
      <w:r>
        <w:br/>
      </w:r>
      <w:r>
        <w:rPr>
          <w:rStyle w:val="NormalTok"/>
        </w:rPr>
        <w:t xml:space="preserve">            </w:t>
      </w:r>
      <w:r>
        <w:rPr>
          <w:rStyle w:val="ControlFlowTok"/>
        </w:rPr>
        <w:t>if</w:t>
      </w:r>
      <w:r>
        <w:rPr>
          <w:rStyle w:val="NormalTok"/>
        </w:rPr>
        <w:t xml:space="preserve"> </w:t>
      </w:r>
      <w:r>
        <w:rPr>
          <w:rStyle w:val="BuiltInTok"/>
        </w:rPr>
        <w:t>file</w:t>
      </w:r>
      <w:r>
        <w:rPr>
          <w:rStyle w:val="NormalTok"/>
        </w:rPr>
        <w:t>.endswith(</w:t>
      </w:r>
      <w:r>
        <w:rPr>
          <w:rStyle w:val="StringTok"/>
        </w:rPr>
        <w:t>".xml"</w:t>
      </w:r>
      <w:r>
        <w:rPr>
          <w:rStyle w:val="NormalTok"/>
        </w:rPr>
        <w:t>):</w:t>
      </w:r>
      <w:r>
        <w:br/>
      </w:r>
      <w:r>
        <w:rPr>
          <w:rStyle w:val="NormalTok"/>
        </w:rPr>
        <w:t xml:space="preserve">                file_path </w:t>
      </w:r>
      <w:r>
        <w:rPr>
          <w:rStyle w:val="OperatorTok"/>
        </w:rPr>
        <w:t>=</w:t>
      </w:r>
      <w:r>
        <w:rPr>
          <w:rStyle w:val="NormalTok"/>
        </w:rPr>
        <w:t xml:space="preserve"> os.path.join(root, </w:t>
      </w:r>
      <w:r>
        <w:rPr>
          <w:rStyle w:val="BuiltInTok"/>
        </w:rPr>
        <w:t>file</w:t>
      </w:r>
      <w:r>
        <w:rPr>
          <w:rStyle w:val="NormalTok"/>
        </w:rPr>
        <w:t>)</w:t>
      </w:r>
      <w:r>
        <w:br/>
      </w:r>
      <w:r>
        <w:rPr>
          <w:rStyle w:val="NormalTok"/>
        </w:rPr>
        <w:t xml:space="preserve">                document_df </w:t>
      </w:r>
      <w:r>
        <w:rPr>
          <w:rStyle w:val="OperatorTok"/>
        </w:rPr>
        <w:t>=</w:t>
      </w:r>
      <w:r>
        <w:rPr>
          <w:rStyle w:val="NormalTok"/>
        </w:rPr>
        <w:t xml:space="preserve"> read_xml(file_path)</w:t>
      </w:r>
      <w:r>
        <w:br/>
      </w:r>
      <w:r>
        <w:rPr>
          <w:rStyle w:val="NormalTok"/>
        </w:rPr>
        <w:t xml:space="preserve">                df </w:t>
      </w:r>
      <w:r>
        <w:rPr>
          <w:rStyle w:val="OperatorTok"/>
        </w:rPr>
        <w:t>=</w:t>
      </w:r>
      <w:r>
        <w:rPr>
          <w:rStyle w:val="NormalTok"/>
        </w:rPr>
        <w:t xml:space="preserve"> pandas.concat([df, document_df], ignore_index</w:t>
      </w:r>
      <w:r>
        <w:rPr>
          <w:rStyle w:val="OperatorTok"/>
        </w:rPr>
        <w:t>=</w:t>
      </w:r>
      <w:r>
        <w:rPr>
          <w:rStyle w:val="VariableTok"/>
        </w:rPr>
        <w:t>True</w:t>
      </w:r>
      <w:r>
        <w:rPr>
          <w:rStyle w:val="NormalTok"/>
        </w:rPr>
        <w:t>)</w:t>
      </w:r>
      <w:r>
        <w:br/>
      </w:r>
      <w:r>
        <w:rPr>
          <w:rStyle w:val="NormalTok"/>
        </w:rPr>
        <w:t xml:space="preserve">    </w:t>
      </w:r>
      <w:r>
        <w:rPr>
          <w:rStyle w:val="ControlFlowTok"/>
        </w:rPr>
        <w:t>return</w:t>
      </w:r>
      <w:r>
        <w:rPr>
          <w:rStyle w:val="NormalTok"/>
        </w:rPr>
        <w:t xml:space="preserve"> df</w:t>
      </w:r>
      <w:r>
        <w:br/>
      </w:r>
      <w:r>
        <w:br/>
      </w:r>
      <w:r>
        <w:rPr>
          <w:rStyle w:val="CommentTok"/>
        </w:rPr>
        <w:t># This Function is called on a directory assumed to contain GermaParl's TEI-XML files of the Bundestag's records.</w:t>
      </w:r>
      <w:r>
        <w:br/>
      </w:r>
      <w:r>
        <w:rPr>
          <w:rStyle w:val="NormalTok"/>
        </w:rPr>
        <w:t xml:space="preserve">bundestag_data </w:t>
      </w:r>
      <w:r>
        <w:rPr>
          <w:rStyle w:val="OperatorTok"/>
        </w:rPr>
        <w:t>=</w:t>
      </w:r>
      <w:r>
        <w:rPr>
          <w:rStyle w:val="NormalTok"/>
        </w:rPr>
        <w:t xml:space="preserve"> parse_xml_to_df(</w:t>
      </w:r>
      <w:r>
        <w:rPr>
          <w:rStyle w:val="StringTok"/>
        </w:rPr>
        <w:t>"./"</w:t>
      </w:r>
      <w:r>
        <w:rPr>
          <w:rStyle w:val="NormalTok"/>
        </w:rPr>
        <w:t>)</w:t>
      </w:r>
    </w:p>
    <w:p w14:paraId="08813ED2" w14:textId="77777777" w:rsidR="0020256D" w:rsidRDefault="00000000">
      <w:pPr>
        <w:pStyle w:val="SourceCode"/>
      </w:pPr>
      <w:r>
        <w:rPr>
          <w:rStyle w:val="CommentTok"/>
        </w:rPr>
        <w:t># Due to size constraints, a sample of 10,000 rows of the original data is provided to demonstrate the resulting DataFrame.</w:t>
      </w:r>
      <w:r>
        <w:br/>
      </w:r>
      <w:r>
        <w:rPr>
          <w:rStyle w:val="NormalTok"/>
        </w:rPr>
        <w:t xml:space="preserve">bundestag_data </w:t>
      </w:r>
      <w:r>
        <w:rPr>
          <w:rStyle w:val="OperatorTok"/>
        </w:rPr>
        <w:t>=</w:t>
      </w:r>
      <w:r>
        <w:rPr>
          <w:rStyle w:val="NormalTok"/>
        </w:rPr>
        <w:t xml:space="preserve"> pandas.read_csv(</w:t>
      </w:r>
      <w:r>
        <w:rPr>
          <w:rStyle w:val="StringTok"/>
        </w:rPr>
        <w:t>"./data/bundestag_data_sample.csv"</w:t>
      </w:r>
      <w:r>
        <w:rPr>
          <w:rStyle w:val="NormalTok"/>
        </w:rPr>
        <w:t>)</w:t>
      </w:r>
      <w:r>
        <w:br/>
      </w:r>
      <w:r>
        <w:br/>
      </w:r>
      <w:r>
        <w:rPr>
          <w:rStyle w:val="CommentTok"/>
        </w:rPr>
        <w:t># The data can be explored as any pandas DataFrame.</w:t>
      </w:r>
      <w:r>
        <w:br/>
      </w:r>
      <w:r>
        <w:rPr>
          <w:rStyle w:val="BuiltInTok"/>
        </w:rPr>
        <w:t>print</w:t>
      </w:r>
      <w:r>
        <w:rPr>
          <w:rStyle w:val="NormalTok"/>
        </w:rPr>
        <w:t>(bundestag_data)</w:t>
      </w:r>
    </w:p>
    <w:p w14:paraId="6153A9AC" w14:textId="77777777" w:rsidR="0020256D" w:rsidRDefault="00000000">
      <w:pPr>
        <w:pStyle w:val="SourceCode"/>
      </w:pPr>
      <w:r>
        <w:rPr>
          <w:rStyle w:val="VerbatimChar"/>
        </w:rPr>
        <w:t xml:space="preserve">      </w:t>
      </w:r>
      <w:proofErr w:type="spellStart"/>
      <w:proofErr w:type="gramStart"/>
      <w:r w:rsidRPr="00DA4C90">
        <w:rPr>
          <w:rStyle w:val="VerbatimChar"/>
          <w:lang w:val="de-DE"/>
          <w:rPrChange w:id="5" w:author="Andy O'DWYER" w:date="2025-07-21T09:24:00Z" w16du:dateUtc="2025-07-21T07:24:00Z">
            <w:rPr>
              <w:rStyle w:val="VerbatimChar"/>
            </w:rPr>
          </w:rPrChange>
        </w:rPr>
        <w:t>lp</w:t>
      </w:r>
      <w:proofErr w:type="spellEnd"/>
      <w:r w:rsidRPr="00DA4C90">
        <w:rPr>
          <w:rStyle w:val="VerbatimChar"/>
          <w:lang w:val="de-DE"/>
          <w:rPrChange w:id="6" w:author="Andy O'DWYER" w:date="2025-07-21T09:24:00Z" w16du:dateUtc="2025-07-21T07:24:00Z">
            <w:rPr>
              <w:rStyle w:val="VerbatimChar"/>
            </w:rPr>
          </w:rPrChange>
        </w:rPr>
        <w:t xml:space="preserve">  </w:t>
      </w:r>
      <w:proofErr w:type="spellStart"/>
      <w:r w:rsidRPr="00DA4C90">
        <w:rPr>
          <w:rStyle w:val="VerbatimChar"/>
          <w:lang w:val="de-DE"/>
          <w:rPrChange w:id="7" w:author="Andy O'DWYER" w:date="2025-07-21T09:24:00Z" w16du:dateUtc="2025-07-21T07:24:00Z">
            <w:rPr>
              <w:rStyle w:val="VerbatimChar"/>
            </w:rPr>
          </w:rPrChange>
        </w:rPr>
        <w:t>session</w:t>
      </w:r>
      <w:proofErr w:type="spellEnd"/>
      <w:proofErr w:type="gramEnd"/>
      <w:r w:rsidRPr="00DA4C90">
        <w:rPr>
          <w:rStyle w:val="VerbatimChar"/>
          <w:lang w:val="de-DE"/>
          <w:rPrChange w:id="8" w:author="Andy O'DWYER" w:date="2025-07-21T09:24:00Z" w16du:dateUtc="2025-07-21T07:24:00Z">
            <w:rPr>
              <w:rStyle w:val="VerbatimChar"/>
            </w:rPr>
          </w:rPrChange>
        </w:rPr>
        <w:t xml:space="preserve">  </w:t>
      </w:r>
      <w:proofErr w:type="spellStart"/>
      <w:r w:rsidRPr="00DA4C90">
        <w:rPr>
          <w:rStyle w:val="VerbatimChar"/>
          <w:lang w:val="de-DE"/>
          <w:rPrChange w:id="9" w:author="Andy O'DWYER" w:date="2025-07-21T09:24:00Z" w16du:dateUtc="2025-07-21T07:24:00Z">
            <w:rPr>
              <w:rStyle w:val="VerbatimChar"/>
            </w:rPr>
          </w:rPrChange>
        </w:rPr>
        <w:t>year</w:t>
      </w:r>
      <w:proofErr w:type="spellEnd"/>
      <w:r w:rsidRPr="00DA4C90">
        <w:rPr>
          <w:rStyle w:val="VerbatimChar"/>
          <w:lang w:val="de-DE"/>
          <w:rPrChange w:id="10" w:author="Andy O'DWYER" w:date="2025-07-21T09:24:00Z" w16du:dateUtc="2025-07-21T07:24:00Z">
            <w:rPr>
              <w:rStyle w:val="VerbatimChar"/>
            </w:rPr>
          </w:rPrChange>
        </w:rPr>
        <w:t xml:space="preserve">                   </w:t>
      </w:r>
      <w:proofErr w:type="spellStart"/>
      <w:r w:rsidRPr="00DA4C90">
        <w:rPr>
          <w:rStyle w:val="VerbatimChar"/>
          <w:lang w:val="de-DE"/>
          <w:rPrChange w:id="11" w:author="Andy O'DWYER" w:date="2025-07-21T09:24:00Z" w16du:dateUtc="2025-07-21T07:24:00Z">
            <w:rPr>
              <w:rStyle w:val="VerbatimChar"/>
            </w:rPr>
          </w:rPrChange>
        </w:rPr>
        <w:t>name</w:t>
      </w:r>
      <w:proofErr w:type="spellEnd"/>
      <w:r w:rsidRPr="00DA4C90">
        <w:rPr>
          <w:rStyle w:val="VerbatimChar"/>
          <w:lang w:val="de-DE"/>
          <w:rPrChange w:id="12" w:author="Andy O'DWYER" w:date="2025-07-21T09:24:00Z" w16du:dateUtc="2025-07-21T07:24:00Z">
            <w:rPr>
              <w:rStyle w:val="VerbatimChar"/>
            </w:rPr>
          </w:rPrChange>
        </w:rPr>
        <w:t xml:space="preserve">      </w:t>
      </w:r>
      <w:proofErr w:type="spellStart"/>
      <w:proofErr w:type="gramStart"/>
      <w:r w:rsidRPr="00DA4C90">
        <w:rPr>
          <w:rStyle w:val="VerbatimChar"/>
          <w:lang w:val="de-DE"/>
          <w:rPrChange w:id="13" w:author="Andy O'DWYER" w:date="2025-07-21T09:24:00Z" w16du:dateUtc="2025-07-21T07:24:00Z">
            <w:rPr>
              <w:rStyle w:val="VerbatimChar"/>
            </w:rPr>
          </w:rPrChange>
        </w:rPr>
        <w:t>party</w:t>
      </w:r>
      <w:proofErr w:type="spellEnd"/>
      <w:r w:rsidRPr="00DA4C90">
        <w:rPr>
          <w:rStyle w:val="VerbatimChar"/>
          <w:lang w:val="de-DE"/>
          <w:rPrChange w:id="14" w:author="Andy O'DWYER" w:date="2025-07-21T09:24:00Z" w16du:dateUtc="2025-07-21T07:24:00Z">
            <w:rPr>
              <w:rStyle w:val="VerbatimChar"/>
            </w:rPr>
          </w:rPrChange>
        </w:rPr>
        <w:t xml:space="preserve">  \</w:t>
      </w:r>
      <w:proofErr w:type="gramEnd"/>
      <w:r w:rsidRPr="00DA4C90">
        <w:rPr>
          <w:lang w:val="de-DE"/>
          <w:rPrChange w:id="15" w:author="Andy O'DWYER" w:date="2025-07-21T09:24:00Z" w16du:dateUtc="2025-07-21T07:24:00Z">
            <w:rPr/>
          </w:rPrChange>
        </w:rPr>
        <w:br/>
      </w:r>
      <w:r w:rsidRPr="00DA4C90">
        <w:rPr>
          <w:rStyle w:val="VerbatimChar"/>
          <w:lang w:val="de-DE"/>
          <w:rPrChange w:id="16" w:author="Andy O'DWYER" w:date="2025-07-21T09:24:00Z" w16du:dateUtc="2025-07-21T07:24:00Z">
            <w:rPr>
              <w:rStyle w:val="VerbatimChar"/>
            </w:rPr>
          </w:rPrChange>
        </w:rPr>
        <w:t xml:space="preserve">0     19      </w:t>
      </w:r>
      <w:proofErr w:type="gramStart"/>
      <w:r w:rsidRPr="00DA4C90">
        <w:rPr>
          <w:rStyle w:val="VerbatimChar"/>
          <w:lang w:val="de-DE"/>
          <w:rPrChange w:id="17" w:author="Andy O'DWYER" w:date="2025-07-21T09:24:00Z" w16du:dateUtc="2025-07-21T07:24:00Z">
            <w:rPr>
              <w:rStyle w:val="VerbatimChar"/>
            </w:rPr>
          </w:rPrChange>
        </w:rPr>
        <w:t>174  2020</w:t>
      </w:r>
      <w:proofErr w:type="gramEnd"/>
      <w:r w:rsidRPr="00DA4C90">
        <w:rPr>
          <w:rStyle w:val="VerbatimChar"/>
          <w:lang w:val="de-DE"/>
          <w:rPrChange w:id="18" w:author="Andy O'DWYER" w:date="2025-07-21T09:24:00Z" w16du:dateUtc="2025-07-21T07:24:00Z">
            <w:rPr>
              <w:rStyle w:val="VerbatimChar"/>
            </w:rPr>
          </w:rPrChange>
        </w:rPr>
        <w:t xml:space="preserve">      Wolfgang Schäuble        CDU   </w:t>
      </w:r>
      <w:r w:rsidRPr="00DA4C90">
        <w:rPr>
          <w:lang w:val="de-DE"/>
          <w:rPrChange w:id="19" w:author="Andy O'DWYER" w:date="2025-07-21T09:24:00Z" w16du:dateUtc="2025-07-21T07:24:00Z">
            <w:rPr/>
          </w:rPrChange>
        </w:rPr>
        <w:br/>
      </w:r>
      <w:r w:rsidRPr="00DA4C90">
        <w:rPr>
          <w:rStyle w:val="VerbatimChar"/>
          <w:lang w:val="de-DE"/>
          <w:rPrChange w:id="20" w:author="Andy O'DWYER" w:date="2025-07-21T09:24:00Z" w16du:dateUtc="2025-07-21T07:24:00Z">
            <w:rPr>
              <w:rStyle w:val="VerbatimChar"/>
            </w:rPr>
          </w:rPrChange>
        </w:rPr>
        <w:t xml:space="preserve">1     12      </w:t>
      </w:r>
      <w:proofErr w:type="gramStart"/>
      <w:r w:rsidRPr="00DA4C90">
        <w:rPr>
          <w:rStyle w:val="VerbatimChar"/>
          <w:lang w:val="de-DE"/>
          <w:rPrChange w:id="21" w:author="Andy O'DWYER" w:date="2025-07-21T09:24:00Z" w16du:dateUtc="2025-07-21T07:24:00Z">
            <w:rPr>
              <w:rStyle w:val="VerbatimChar"/>
            </w:rPr>
          </w:rPrChange>
        </w:rPr>
        <w:t>235  1994</w:t>
      </w:r>
      <w:proofErr w:type="gramEnd"/>
      <w:r w:rsidRPr="00DA4C90">
        <w:rPr>
          <w:rStyle w:val="VerbatimChar"/>
          <w:lang w:val="de-DE"/>
          <w:rPrChange w:id="22" w:author="Andy O'DWYER" w:date="2025-07-21T09:24:00Z" w16du:dateUtc="2025-07-21T07:24:00Z">
            <w:rPr>
              <w:rStyle w:val="VerbatimChar"/>
            </w:rPr>
          </w:rPrChange>
        </w:rPr>
        <w:t xml:space="preserve">        Friedrich Vogel        CDU   </w:t>
      </w:r>
      <w:r w:rsidRPr="00DA4C90">
        <w:rPr>
          <w:lang w:val="de-DE"/>
          <w:rPrChange w:id="23" w:author="Andy O'DWYER" w:date="2025-07-21T09:24:00Z" w16du:dateUtc="2025-07-21T07:24:00Z">
            <w:rPr/>
          </w:rPrChange>
        </w:rPr>
        <w:br/>
      </w:r>
      <w:r w:rsidRPr="00DA4C90">
        <w:rPr>
          <w:rStyle w:val="VerbatimChar"/>
          <w:lang w:val="de-DE"/>
          <w:rPrChange w:id="24" w:author="Andy O'DWYER" w:date="2025-07-21T09:24:00Z" w16du:dateUtc="2025-07-21T07:24:00Z">
            <w:rPr>
              <w:rStyle w:val="VerbatimChar"/>
            </w:rPr>
          </w:rPrChange>
        </w:rPr>
        <w:t xml:space="preserve">2     11      </w:t>
      </w:r>
      <w:proofErr w:type="gramStart"/>
      <w:r w:rsidRPr="00DA4C90">
        <w:rPr>
          <w:rStyle w:val="VerbatimChar"/>
          <w:lang w:val="de-DE"/>
          <w:rPrChange w:id="25" w:author="Andy O'DWYER" w:date="2025-07-21T09:24:00Z" w16du:dateUtc="2025-07-21T07:24:00Z">
            <w:rPr>
              <w:rStyle w:val="VerbatimChar"/>
            </w:rPr>
          </w:rPrChange>
        </w:rPr>
        <w:t>130  1989</w:t>
      </w:r>
      <w:proofErr w:type="gramEnd"/>
      <w:r w:rsidRPr="00DA4C90">
        <w:rPr>
          <w:rStyle w:val="VerbatimChar"/>
          <w:lang w:val="de-DE"/>
          <w:rPrChange w:id="26" w:author="Andy O'DWYER" w:date="2025-07-21T09:24:00Z" w16du:dateUtc="2025-07-21T07:24:00Z">
            <w:rPr>
              <w:rStyle w:val="VerbatimChar"/>
            </w:rPr>
          </w:rPrChange>
        </w:rPr>
        <w:t xml:space="preserve">       Annemarie Renger        SPD   </w:t>
      </w:r>
      <w:r w:rsidRPr="00DA4C90">
        <w:rPr>
          <w:lang w:val="de-DE"/>
          <w:rPrChange w:id="27" w:author="Andy O'DWYER" w:date="2025-07-21T09:24:00Z" w16du:dateUtc="2025-07-21T07:24:00Z">
            <w:rPr/>
          </w:rPrChange>
        </w:rPr>
        <w:br/>
      </w:r>
      <w:r w:rsidRPr="00DA4C90">
        <w:rPr>
          <w:rStyle w:val="VerbatimChar"/>
          <w:lang w:val="de-DE"/>
          <w:rPrChange w:id="28" w:author="Andy O'DWYER" w:date="2025-07-21T09:24:00Z" w16du:dateUtc="2025-07-21T07:24:00Z">
            <w:rPr>
              <w:rStyle w:val="VerbatimChar"/>
            </w:rPr>
          </w:rPrChange>
        </w:rPr>
        <w:t xml:space="preserve">3     14       </w:t>
      </w:r>
      <w:proofErr w:type="gramStart"/>
      <w:r w:rsidRPr="00DA4C90">
        <w:rPr>
          <w:rStyle w:val="VerbatimChar"/>
          <w:lang w:val="de-DE"/>
          <w:rPrChange w:id="29" w:author="Andy O'DWYER" w:date="2025-07-21T09:24:00Z" w16du:dateUtc="2025-07-21T07:24:00Z">
            <w:rPr>
              <w:rStyle w:val="VerbatimChar"/>
            </w:rPr>
          </w:rPrChange>
        </w:rPr>
        <w:t>85  2000</w:t>
      </w:r>
      <w:proofErr w:type="gramEnd"/>
      <w:r w:rsidRPr="00DA4C90">
        <w:rPr>
          <w:rStyle w:val="VerbatimChar"/>
          <w:lang w:val="de-DE"/>
          <w:rPrChange w:id="30" w:author="Andy O'DWYER" w:date="2025-07-21T09:24:00Z" w16du:dateUtc="2025-07-21T07:24:00Z">
            <w:rPr>
              <w:rStyle w:val="VerbatimChar"/>
            </w:rPr>
          </w:rPrChange>
        </w:rPr>
        <w:t xml:space="preserve">             Anke Fuchs        SPD   </w:t>
      </w:r>
      <w:r w:rsidRPr="00DA4C90">
        <w:rPr>
          <w:lang w:val="de-DE"/>
          <w:rPrChange w:id="31" w:author="Andy O'DWYER" w:date="2025-07-21T09:24:00Z" w16du:dateUtc="2025-07-21T07:24:00Z">
            <w:rPr/>
          </w:rPrChange>
        </w:rPr>
        <w:br/>
      </w:r>
      <w:r w:rsidRPr="00DA4C90">
        <w:rPr>
          <w:rStyle w:val="VerbatimChar"/>
          <w:lang w:val="de-DE"/>
          <w:rPrChange w:id="32" w:author="Andy O'DWYER" w:date="2025-07-21T09:24:00Z" w16du:dateUtc="2025-07-21T07:24:00Z">
            <w:rPr>
              <w:rStyle w:val="VerbatimChar"/>
            </w:rPr>
          </w:rPrChange>
        </w:rPr>
        <w:t xml:space="preserve">4      2       </w:t>
      </w:r>
      <w:proofErr w:type="gramStart"/>
      <w:r w:rsidRPr="00DA4C90">
        <w:rPr>
          <w:rStyle w:val="VerbatimChar"/>
          <w:lang w:val="de-DE"/>
          <w:rPrChange w:id="33" w:author="Andy O'DWYER" w:date="2025-07-21T09:24:00Z" w16du:dateUtc="2025-07-21T07:24:00Z">
            <w:rPr>
              <w:rStyle w:val="VerbatimChar"/>
            </w:rPr>
          </w:rPrChange>
        </w:rPr>
        <w:t>24  1954</w:t>
      </w:r>
      <w:proofErr w:type="gramEnd"/>
      <w:r w:rsidRPr="00DA4C90">
        <w:rPr>
          <w:rStyle w:val="VerbatimChar"/>
          <w:lang w:val="de-DE"/>
          <w:rPrChange w:id="34" w:author="Andy O'DWYER" w:date="2025-07-21T09:24:00Z" w16du:dateUtc="2025-07-21T07:24:00Z">
            <w:rPr>
              <w:rStyle w:val="VerbatimChar"/>
            </w:rPr>
          </w:rPrChange>
        </w:rPr>
        <w:t xml:space="preserve">           Käte Strobel        SPD   </w:t>
      </w:r>
      <w:r w:rsidRPr="00DA4C90">
        <w:rPr>
          <w:lang w:val="de-DE"/>
          <w:rPrChange w:id="35" w:author="Andy O'DWYER" w:date="2025-07-21T09:24:00Z" w16du:dateUtc="2025-07-21T07:24:00Z">
            <w:rPr/>
          </w:rPrChange>
        </w:rPr>
        <w:br/>
      </w:r>
      <w:proofErr w:type="gramStart"/>
      <w:r w:rsidRPr="00DA4C90">
        <w:rPr>
          <w:rStyle w:val="VerbatimChar"/>
          <w:lang w:val="de-DE"/>
          <w:rPrChange w:id="36" w:author="Andy O'DWYER" w:date="2025-07-21T09:24:00Z" w16du:dateUtc="2025-07-21T07:24:00Z">
            <w:rPr>
              <w:rStyle w:val="VerbatimChar"/>
            </w:rPr>
          </w:rPrChange>
        </w:rPr>
        <w:t>...   ..</w:t>
      </w:r>
      <w:proofErr w:type="gramEnd"/>
      <w:r w:rsidRPr="00DA4C90">
        <w:rPr>
          <w:rStyle w:val="VerbatimChar"/>
          <w:lang w:val="de-DE"/>
          <w:rPrChange w:id="37" w:author="Andy O'DWYER" w:date="2025-07-21T09:24:00Z" w16du:dateUtc="2025-07-21T07:24:00Z">
            <w:rPr>
              <w:rStyle w:val="VerbatimChar"/>
            </w:rPr>
          </w:rPrChange>
        </w:rPr>
        <w:t xml:space="preserve">      ...   ...                    ...        ...   </w:t>
      </w:r>
      <w:r w:rsidRPr="00DA4C90">
        <w:rPr>
          <w:lang w:val="de-DE"/>
          <w:rPrChange w:id="38" w:author="Andy O'DWYER" w:date="2025-07-21T09:24:00Z" w16du:dateUtc="2025-07-21T07:24:00Z">
            <w:rPr/>
          </w:rPrChange>
        </w:rPr>
        <w:br/>
      </w:r>
      <w:proofErr w:type="gramStart"/>
      <w:r w:rsidRPr="00DA4C90">
        <w:rPr>
          <w:rStyle w:val="VerbatimChar"/>
          <w:lang w:val="de-DE"/>
          <w:rPrChange w:id="39" w:author="Andy O'DWYER" w:date="2025-07-21T09:24:00Z" w16du:dateUtc="2025-07-21T07:24:00Z">
            <w:rPr>
              <w:rStyle w:val="VerbatimChar"/>
            </w:rPr>
          </w:rPrChange>
        </w:rPr>
        <w:t>9995  19</w:t>
      </w:r>
      <w:proofErr w:type="gramEnd"/>
      <w:r w:rsidRPr="00DA4C90">
        <w:rPr>
          <w:rStyle w:val="VerbatimChar"/>
          <w:lang w:val="de-DE"/>
          <w:rPrChange w:id="40" w:author="Andy O'DWYER" w:date="2025-07-21T09:24:00Z" w16du:dateUtc="2025-07-21T07:24:00Z">
            <w:rPr>
              <w:rStyle w:val="VerbatimChar"/>
            </w:rPr>
          </w:rPrChange>
        </w:rPr>
        <w:t xml:space="preserve">      </w:t>
      </w:r>
      <w:proofErr w:type="gramStart"/>
      <w:r w:rsidRPr="00DA4C90">
        <w:rPr>
          <w:rStyle w:val="VerbatimChar"/>
          <w:lang w:val="de-DE"/>
          <w:rPrChange w:id="41" w:author="Andy O'DWYER" w:date="2025-07-21T09:24:00Z" w16du:dateUtc="2025-07-21T07:24:00Z">
            <w:rPr>
              <w:rStyle w:val="VerbatimChar"/>
            </w:rPr>
          </w:rPrChange>
        </w:rPr>
        <w:t>206  2021</w:t>
      </w:r>
      <w:proofErr w:type="gramEnd"/>
      <w:r w:rsidRPr="00DA4C90">
        <w:rPr>
          <w:rStyle w:val="VerbatimChar"/>
          <w:lang w:val="de-DE"/>
          <w:rPrChange w:id="42" w:author="Andy O'DWYER" w:date="2025-07-21T09:24:00Z" w16du:dateUtc="2025-07-21T07:24:00Z">
            <w:rPr>
              <w:rStyle w:val="VerbatimChar"/>
            </w:rPr>
          </w:rPrChange>
        </w:rPr>
        <w:t xml:space="preserve">       Alexander </w:t>
      </w:r>
      <w:proofErr w:type="gramStart"/>
      <w:r w:rsidRPr="00DA4C90">
        <w:rPr>
          <w:rStyle w:val="VerbatimChar"/>
          <w:lang w:val="de-DE"/>
          <w:rPrChange w:id="43" w:author="Andy O'DWYER" w:date="2025-07-21T09:24:00Z" w16du:dateUtc="2025-07-21T07:24:00Z">
            <w:rPr>
              <w:rStyle w:val="VerbatimChar"/>
            </w:rPr>
          </w:rPrChange>
        </w:rPr>
        <w:t>Ulrich  DIE</w:t>
      </w:r>
      <w:proofErr w:type="gramEnd"/>
      <w:r w:rsidRPr="00DA4C90">
        <w:rPr>
          <w:rStyle w:val="VerbatimChar"/>
          <w:lang w:val="de-DE"/>
          <w:rPrChange w:id="44" w:author="Andy O'DWYER" w:date="2025-07-21T09:24:00Z" w16du:dateUtc="2025-07-21T07:24:00Z">
            <w:rPr>
              <w:rStyle w:val="VerbatimChar"/>
            </w:rPr>
          </w:rPrChange>
        </w:rPr>
        <w:t xml:space="preserve"> LINKE   </w:t>
      </w:r>
      <w:r w:rsidRPr="00DA4C90">
        <w:rPr>
          <w:lang w:val="de-DE"/>
          <w:rPrChange w:id="45" w:author="Andy O'DWYER" w:date="2025-07-21T09:24:00Z" w16du:dateUtc="2025-07-21T07:24:00Z">
            <w:rPr/>
          </w:rPrChange>
        </w:rPr>
        <w:br/>
      </w:r>
      <w:r w:rsidRPr="00DA4C90">
        <w:rPr>
          <w:rStyle w:val="VerbatimChar"/>
          <w:lang w:val="de-DE"/>
          <w:rPrChange w:id="46" w:author="Andy O'DWYER" w:date="2025-07-21T09:24:00Z" w16du:dateUtc="2025-07-21T07:24:00Z">
            <w:rPr>
              <w:rStyle w:val="VerbatimChar"/>
            </w:rPr>
          </w:rPrChange>
        </w:rPr>
        <w:t xml:space="preserve">9996   7      </w:t>
      </w:r>
      <w:proofErr w:type="gramStart"/>
      <w:r w:rsidRPr="00DA4C90">
        <w:rPr>
          <w:rStyle w:val="VerbatimChar"/>
          <w:lang w:val="de-DE"/>
          <w:rPrChange w:id="47" w:author="Andy O'DWYER" w:date="2025-07-21T09:24:00Z" w16du:dateUtc="2025-07-21T07:24:00Z">
            <w:rPr>
              <w:rStyle w:val="VerbatimChar"/>
            </w:rPr>
          </w:rPrChange>
        </w:rPr>
        <w:t>200  1975</w:t>
      </w:r>
      <w:proofErr w:type="gramEnd"/>
      <w:r w:rsidRPr="00DA4C90">
        <w:rPr>
          <w:rStyle w:val="VerbatimChar"/>
          <w:lang w:val="de-DE"/>
          <w:rPrChange w:id="48" w:author="Andy O'DWYER" w:date="2025-07-21T09:24:00Z" w16du:dateUtc="2025-07-21T07:24:00Z">
            <w:rPr>
              <w:rStyle w:val="VerbatimChar"/>
            </w:rPr>
          </w:rPrChange>
        </w:rPr>
        <w:t xml:space="preserve">     Kai-Uwe von Hassel        CDU   </w:t>
      </w:r>
      <w:r w:rsidRPr="00DA4C90">
        <w:rPr>
          <w:lang w:val="de-DE"/>
          <w:rPrChange w:id="49" w:author="Andy O'DWYER" w:date="2025-07-21T09:24:00Z" w16du:dateUtc="2025-07-21T07:24:00Z">
            <w:rPr/>
          </w:rPrChange>
        </w:rPr>
        <w:br/>
      </w:r>
      <w:proofErr w:type="gramStart"/>
      <w:r w:rsidRPr="00DA4C90">
        <w:rPr>
          <w:rStyle w:val="VerbatimChar"/>
          <w:lang w:val="de-DE"/>
          <w:rPrChange w:id="50" w:author="Andy O'DWYER" w:date="2025-07-21T09:24:00Z" w16du:dateUtc="2025-07-21T07:24:00Z">
            <w:rPr>
              <w:rStyle w:val="VerbatimChar"/>
            </w:rPr>
          </w:rPrChange>
        </w:rPr>
        <w:t>9997  12</w:t>
      </w:r>
      <w:proofErr w:type="gramEnd"/>
      <w:r w:rsidRPr="00DA4C90">
        <w:rPr>
          <w:rStyle w:val="VerbatimChar"/>
          <w:lang w:val="de-DE"/>
          <w:rPrChange w:id="51" w:author="Andy O'DWYER" w:date="2025-07-21T09:24:00Z" w16du:dateUtc="2025-07-21T07:24:00Z">
            <w:rPr>
              <w:rStyle w:val="VerbatimChar"/>
            </w:rPr>
          </w:rPrChange>
        </w:rPr>
        <w:t xml:space="preserve">       </w:t>
      </w:r>
      <w:proofErr w:type="gramStart"/>
      <w:r w:rsidRPr="00DA4C90">
        <w:rPr>
          <w:rStyle w:val="VerbatimChar"/>
          <w:lang w:val="de-DE"/>
          <w:rPrChange w:id="52" w:author="Andy O'DWYER" w:date="2025-07-21T09:24:00Z" w16du:dateUtc="2025-07-21T07:24:00Z">
            <w:rPr>
              <w:rStyle w:val="VerbatimChar"/>
            </w:rPr>
          </w:rPrChange>
        </w:rPr>
        <w:t>78  1992</w:t>
      </w:r>
      <w:proofErr w:type="gramEnd"/>
      <w:r w:rsidRPr="00DA4C90">
        <w:rPr>
          <w:rStyle w:val="VerbatimChar"/>
          <w:lang w:val="de-DE"/>
          <w:rPrChange w:id="53" w:author="Andy O'DWYER" w:date="2025-07-21T09:24:00Z" w16du:dateUtc="2025-07-21T07:24:00Z">
            <w:rPr>
              <w:rStyle w:val="VerbatimChar"/>
            </w:rPr>
          </w:rPrChange>
        </w:rPr>
        <w:t xml:space="preserve">         Klaus Beckmann        FDP   </w:t>
      </w:r>
      <w:r w:rsidRPr="00DA4C90">
        <w:rPr>
          <w:lang w:val="de-DE"/>
          <w:rPrChange w:id="54" w:author="Andy O'DWYER" w:date="2025-07-21T09:24:00Z" w16du:dateUtc="2025-07-21T07:24:00Z">
            <w:rPr/>
          </w:rPrChange>
        </w:rPr>
        <w:br/>
      </w:r>
      <w:proofErr w:type="gramStart"/>
      <w:r w:rsidRPr="00DA4C90">
        <w:rPr>
          <w:rStyle w:val="VerbatimChar"/>
          <w:lang w:val="de-DE"/>
          <w:rPrChange w:id="55" w:author="Andy O'DWYER" w:date="2025-07-21T09:24:00Z" w16du:dateUtc="2025-07-21T07:24:00Z">
            <w:rPr>
              <w:rStyle w:val="VerbatimChar"/>
            </w:rPr>
          </w:rPrChange>
        </w:rPr>
        <w:t>9998  16</w:t>
      </w:r>
      <w:proofErr w:type="gramEnd"/>
      <w:r w:rsidRPr="00DA4C90">
        <w:rPr>
          <w:rStyle w:val="VerbatimChar"/>
          <w:lang w:val="de-DE"/>
          <w:rPrChange w:id="56" w:author="Andy O'DWYER" w:date="2025-07-21T09:24:00Z" w16du:dateUtc="2025-07-21T07:24:00Z">
            <w:rPr>
              <w:rStyle w:val="VerbatimChar"/>
            </w:rPr>
          </w:rPrChange>
        </w:rPr>
        <w:t xml:space="preserve">      </w:t>
      </w:r>
      <w:proofErr w:type="gramStart"/>
      <w:r w:rsidRPr="00DA4C90">
        <w:rPr>
          <w:rStyle w:val="VerbatimChar"/>
          <w:lang w:val="de-DE"/>
          <w:rPrChange w:id="57" w:author="Andy O'DWYER" w:date="2025-07-21T09:24:00Z" w16du:dateUtc="2025-07-21T07:24:00Z">
            <w:rPr>
              <w:rStyle w:val="VerbatimChar"/>
            </w:rPr>
          </w:rPrChange>
        </w:rPr>
        <w:t>172  2008</w:t>
      </w:r>
      <w:proofErr w:type="gramEnd"/>
      <w:r w:rsidRPr="00DA4C90">
        <w:rPr>
          <w:rStyle w:val="VerbatimChar"/>
          <w:lang w:val="de-DE"/>
          <w:rPrChange w:id="58" w:author="Andy O'DWYER" w:date="2025-07-21T09:24:00Z" w16du:dateUtc="2025-07-21T07:24:00Z">
            <w:rPr>
              <w:rStyle w:val="VerbatimChar"/>
            </w:rPr>
          </w:rPrChange>
        </w:rPr>
        <w:t xml:space="preserve">  Katrin Göring-Eckardt     GRUENE   </w:t>
      </w:r>
      <w:r w:rsidRPr="00DA4C90">
        <w:rPr>
          <w:lang w:val="de-DE"/>
          <w:rPrChange w:id="59" w:author="Andy O'DWYER" w:date="2025-07-21T09:24:00Z" w16du:dateUtc="2025-07-21T07:24:00Z">
            <w:rPr/>
          </w:rPrChange>
        </w:rPr>
        <w:br/>
      </w:r>
      <w:proofErr w:type="gramStart"/>
      <w:r w:rsidRPr="00DA4C90">
        <w:rPr>
          <w:rStyle w:val="VerbatimChar"/>
          <w:lang w:val="de-DE"/>
          <w:rPrChange w:id="60" w:author="Andy O'DWYER" w:date="2025-07-21T09:24:00Z" w16du:dateUtc="2025-07-21T07:24:00Z">
            <w:rPr>
              <w:rStyle w:val="VerbatimChar"/>
            </w:rPr>
          </w:rPrChange>
        </w:rPr>
        <w:t>9999  11</w:t>
      </w:r>
      <w:proofErr w:type="gramEnd"/>
      <w:r w:rsidRPr="00DA4C90">
        <w:rPr>
          <w:rStyle w:val="VerbatimChar"/>
          <w:lang w:val="de-DE"/>
          <w:rPrChange w:id="61" w:author="Andy O'DWYER" w:date="2025-07-21T09:24:00Z" w16du:dateUtc="2025-07-21T07:24:00Z">
            <w:rPr>
              <w:rStyle w:val="VerbatimChar"/>
            </w:rPr>
          </w:rPrChange>
        </w:rPr>
        <w:t xml:space="preserve">      </w:t>
      </w:r>
      <w:proofErr w:type="gramStart"/>
      <w:r w:rsidRPr="00DA4C90">
        <w:rPr>
          <w:rStyle w:val="VerbatimChar"/>
          <w:lang w:val="de-DE"/>
          <w:rPrChange w:id="62" w:author="Andy O'DWYER" w:date="2025-07-21T09:24:00Z" w16du:dateUtc="2025-07-21T07:24:00Z">
            <w:rPr>
              <w:rStyle w:val="VerbatimChar"/>
            </w:rPr>
          </w:rPrChange>
        </w:rPr>
        <w:t>203  1990</w:t>
      </w:r>
      <w:proofErr w:type="gramEnd"/>
      <w:r w:rsidRPr="00DA4C90">
        <w:rPr>
          <w:rStyle w:val="VerbatimChar"/>
          <w:lang w:val="de-DE"/>
          <w:rPrChange w:id="63" w:author="Andy O'DWYER" w:date="2025-07-21T09:24:00Z" w16du:dateUtc="2025-07-21T07:24:00Z">
            <w:rPr>
              <w:rStyle w:val="VerbatimChar"/>
            </w:rPr>
          </w:rPrChange>
        </w:rPr>
        <w:t xml:space="preserve">         Heinz Westphal        SPD   </w:t>
      </w:r>
      <w:r w:rsidRPr="00DA4C90">
        <w:rPr>
          <w:lang w:val="de-DE"/>
          <w:rPrChange w:id="64" w:author="Andy O'DWYER" w:date="2025-07-21T09:24:00Z" w16du:dateUtc="2025-07-21T07:24:00Z">
            <w:rPr/>
          </w:rPrChange>
        </w:rPr>
        <w:br/>
      </w:r>
      <w:r w:rsidRPr="00DA4C90">
        <w:rPr>
          <w:lang w:val="de-DE"/>
          <w:rPrChange w:id="65" w:author="Andy O'DWYER" w:date="2025-07-21T09:24:00Z" w16du:dateUtc="2025-07-21T07:24:00Z">
            <w:rPr/>
          </w:rPrChange>
        </w:rPr>
        <w:br/>
      </w:r>
      <w:r w:rsidRPr="00DA4C90">
        <w:rPr>
          <w:rStyle w:val="VerbatimChar"/>
          <w:lang w:val="de-DE"/>
          <w:rPrChange w:id="66" w:author="Andy O'DWYER" w:date="2025-07-21T09:24:00Z" w16du:dateUtc="2025-07-21T07:24:00Z">
            <w:rPr>
              <w:rStyle w:val="VerbatimChar"/>
            </w:rPr>
          </w:rPrChange>
        </w:rPr>
        <w:t xml:space="preserve">                                                   </w:t>
      </w:r>
      <w:proofErr w:type="spellStart"/>
      <w:proofErr w:type="gramStart"/>
      <w:r w:rsidRPr="00DA4C90">
        <w:rPr>
          <w:rStyle w:val="VerbatimChar"/>
          <w:lang w:val="de-DE"/>
          <w:rPrChange w:id="67" w:author="Andy O'DWYER" w:date="2025-07-21T09:24:00Z" w16du:dateUtc="2025-07-21T07:24:00Z">
            <w:rPr>
              <w:rStyle w:val="VerbatimChar"/>
            </w:rPr>
          </w:rPrChange>
        </w:rPr>
        <w:t>text</w:t>
      </w:r>
      <w:proofErr w:type="spellEnd"/>
      <w:r w:rsidRPr="00DA4C90">
        <w:rPr>
          <w:rStyle w:val="VerbatimChar"/>
          <w:lang w:val="de-DE"/>
          <w:rPrChange w:id="68" w:author="Andy O'DWYER" w:date="2025-07-21T09:24:00Z" w16du:dateUtc="2025-07-21T07:24:00Z">
            <w:rPr>
              <w:rStyle w:val="VerbatimChar"/>
            </w:rPr>
          </w:rPrChange>
        </w:rPr>
        <w:t xml:space="preserve">  \</w:t>
      </w:r>
      <w:proofErr w:type="gramEnd"/>
      <w:r w:rsidRPr="00DA4C90">
        <w:rPr>
          <w:lang w:val="de-DE"/>
          <w:rPrChange w:id="69" w:author="Andy O'DWYER" w:date="2025-07-21T09:24:00Z" w16du:dateUtc="2025-07-21T07:24:00Z">
            <w:rPr/>
          </w:rPrChange>
        </w:rPr>
        <w:br/>
      </w:r>
      <w:r w:rsidRPr="00DA4C90">
        <w:rPr>
          <w:rStyle w:val="VerbatimChar"/>
          <w:lang w:val="de-DE"/>
          <w:rPrChange w:id="70" w:author="Andy O'DWYER" w:date="2025-07-21T09:24:00Z" w16du:dateUtc="2025-07-21T07:24:00Z">
            <w:rPr>
              <w:rStyle w:val="VerbatimChar"/>
            </w:rPr>
          </w:rPrChange>
        </w:rPr>
        <w:lastRenderedPageBreak/>
        <w:t xml:space="preserve">0     Jetzt erteile ich das Wort dem Kollegen </w:t>
      </w:r>
      <w:proofErr w:type="spellStart"/>
      <w:r w:rsidRPr="00DA4C90">
        <w:rPr>
          <w:rStyle w:val="VerbatimChar"/>
          <w:lang w:val="de-DE"/>
          <w:rPrChange w:id="71" w:author="Andy O'DWYER" w:date="2025-07-21T09:24:00Z" w16du:dateUtc="2025-07-21T07:24:00Z">
            <w:rPr>
              <w:rStyle w:val="VerbatimChar"/>
            </w:rPr>
          </w:rPrChange>
        </w:rPr>
        <w:t>Stepha</w:t>
      </w:r>
      <w:proofErr w:type="spellEnd"/>
      <w:r w:rsidRPr="00DA4C90">
        <w:rPr>
          <w:rStyle w:val="VerbatimChar"/>
          <w:lang w:val="de-DE"/>
          <w:rPrChange w:id="72" w:author="Andy O'DWYER" w:date="2025-07-21T09:24:00Z" w16du:dateUtc="2025-07-21T07:24:00Z">
            <w:rPr>
              <w:rStyle w:val="VerbatimChar"/>
            </w:rPr>
          </w:rPrChange>
        </w:rPr>
        <w:t xml:space="preserve">...   </w:t>
      </w:r>
      <w:r w:rsidRPr="00DA4C90">
        <w:rPr>
          <w:lang w:val="de-DE"/>
          <w:rPrChange w:id="73" w:author="Andy O'DWYER" w:date="2025-07-21T09:24:00Z" w16du:dateUtc="2025-07-21T07:24:00Z">
            <w:rPr/>
          </w:rPrChange>
        </w:rPr>
        <w:br/>
      </w:r>
      <w:r w:rsidRPr="00DA4C90">
        <w:rPr>
          <w:rStyle w:val="VerbatimChar"/>
          <w:lang w:val="de-DE"/>
          <w:rPrChange w:id="74" w:author="Andy O'DWYER" w:date="2025-07-21T09:24:00Z" w16du:dateUtc="2025-07-21T07:24:00Z">
            <w:rPr>
              <w:rStyle w:val="VerbatimChar"/>
            </w:rPr>
          </w:rPrChange>
        </w:rPr>
        <w:t xml:space="preserve">1                              Ja, bitte, Herr Ullmann.   </w:t>
      </w:r>
      <w:r w:rsidRPr="00DA4C90">
        <w:rPr>
          <w:lang w:val="de-DE"/>
          <w:rPrChange w:id="75" w:author="Andy O'DWYER" w:date="2025-07-21T09:24:00Z" w16du:dateUtc="2025-07-21T07:24:00Z">
            <w:rPr/>
          </w:rPrChange>
        </w:rPr>
        <w:br/>
      </w:r>
      <w:r w:rsidRPr="00DA4C90">
        <w:rPr>
          <w:rStyle w:val="VerbatimChar"/>
          <w:lang w:val="de-DE"/>
          <w:rPrChange w:id="76" w:author="Andy O'DWYER" w:date="2025-07-21T09:24:00Z" w16du:dateUtc="2025-07-21T07:24:00Z">
            <w:rPr>
              <w:rStyle w:val="VerbatimChar"/>
            </w:rPr>
          </w:rPrChange>
        </w:rPr>
        <w:t xml:space="preserve">2            Zusatzfrage, Herr Abgeordneter </w:t>
      </w:r>
      <w:proofErr w:type="spellStart"/>
      <w:r w:rsidRPr="00DA4C90">
        <w:rPr>
          <w:rStyle w:val="VerbatimChar"/>
          <w:lang w:val="de-DE"/>
          <w:rPrChange w:id="77" w:author="Andy O'DWYER" w:date="2025-07-21T09:24:00Z" w16du:dateUtc="2025-07-21T07:24:00Z">
            <w:rPr>
              <w:rStyle w:val="VerbatimChar"/>
            </w:rPr>
          </w:rPrChange>
        </w:rPr>
        <w:t>Seidenthal</w:t>
      </w:r>
      <w:proofErr w:type="spellEnd"/>
      <w:r w:rsidRPr="00DA4C90">
        <w:rPr>
          <w:rStyle w:val="VerbatimChar"/>
          <w:lang w:val="de-DE"/>
          <w:rPrChange w:id="78" w:author="Andy O'DWYER" w:date="2025-07-21T09:24:00Z" w16du:dateUtc="2025-07-21T07:24:00Z">
            <w:rPr>
              <w:rStyle w:val="VerbatimChar"/>
            </w:rPr>
          </w:rPrChange>
        </w:rPr>
        <w:t xml:space="preserve">.   </w:t>
      </w:r>
      <w:r w:rsidRPr="00DA4C90">
        <w:rPr>
          <w:lang w:val="de-DE"/>
          <w:rPrChange w:id="79" w:author="Andy O'DWYER" w:date="2025-07-21T09:24:00Z" w16du:dateUtc="2025-07-21T07:24:00Z">
            <w:rPr/>
          </w:rPrChange>
        </w:rPr>
        <w:br/>
      </w:r>
      <w:r w:rsidRPr="00DA4C90">
        <w:rPr>
          <w:rStyle w:val="VerbatimChar"/>
          <w:lang w:val="de-DE"/>
          <w:rPrChange w:id="80" w:author="Andy O'DWYER" w:date="2025-07-21T09:24:00Z" w16du:dateUtc="2025-07-21T07:24:00Z">
            <w:rPr>
              <w:rStyle w:val="VerbatimChar"/>
            </w:rPr>
          </w:rPrChange>
        </w:rPr>
        <w:t xml:space="preserve">3                                           Bitte sehr.   </w:t>
      </w:r>
      <w:r w:rsidRPr="00DA4C90">
        <w:rPr>
          <w:lang w:val="de-DE"/>
          <w:rPrChange w:id="81" w:author="Andy O'DWYER" w:date="2025-07-21T09:24:00Z" w16du:dateUtc="2025-07-21T07:24:00Z">
            <w:rPr/>
          </w:rPrChange>
        </w:rPr>
        <w:br/>
      </w:r>
      <w:r w:rsidRPr="00DA4C90">
        <w:rPr>
          <w:rStyle w:val="VerbatimChar"/>
          <w:lang w:val="de-DE"/>
          <w:rPrChange w:id="82" w:author="Andy O'DWYER" w:date="2025-07-21T09:24:00Z" w16du:dateUtc="2025-07-21T07:24:00Z">
            <w:rPr>
              <w:rStyle w:val="VerbatimChar"/>
            </w:rPr>
          </w:rPrChange>
        </w:rPr>
        <w:t xml:space="preserve">4     Meine Damen und Herren! Milchdebatten haben </w:t>
      </w:r>
      <w:proofErr w:type="spellStart"/>
      <w:r w:rsidRPr="00DA4C90">
        <w:rPr>
          <w:rStyle w:val="VerbatimChar"/>
          <w:lang w:val="de-DE"/>
          <w:rPrChange w:id="83" w:author="Andy O'DWYER" w:date="2025-07-21T09:24:00Z" w16du:dateUtc="2025-07-21T07:24:00Z">
            <w:rPr>
              <w:rStyle w:val="VerbatimChar"/>
            </w:rPr>
          </w:rPrChange>
        </w:rPr>
        <w:t>wi</w:t>
      </w:r>
      <w:proofErr w:type="spellEnd"/>
      <w:r w:rsidRPr="00DA4C90">
        <w:rPr>
          <w:rStyle w:val="VerbatimChar"/>
          <w:lang w:val="de-DE"/>
          <w:rPrChange w:id="84" w:author="Andy O'DWYER" w:date="2025-07-21T09:24:00Z" w16du:dateUtc="2025-07-21T07:24:00Z">
            <w:rPr>
              <w:rStyle w:val="VerbatimChar"/>
            </w:rPr>
          </w:rPrChange>
        </w:rPr>
        <w:t xml:space="preserve">...   </w:t>
      </w:r>
      <w:r w:rsidRPr="00DA4C90">
        <w:rPr>
          <w:lang w:val="de-DE"/>
          <w:rPrChange w:id="85" w:author="Andy O'DWYER" w:date="2025-07-21T09:24:00Z" w16du:dateUtc="2025-07-21T07:24:00Z">
            <w:rPr/>
          </w:rPrChange>
        </w:rPr>
        <w:br/>
      </w:r>
      <w:r w:rsidRPr="00DA4C90">
        <w:rPr>
          <w:rStyle w:val="VerbatimChar"/>
          <w:lang w:val="de-DE"/>
          <w:rPrChange w:id="86" w:author="Andy O'DWYER" w:date="2025-07-21T09:24:00Z" w16du:dateUtc="2025-07-21T07:24:00Z">
            <w:rPr>
              <w:rStyle w:val="VerbatimChar"/>
            </w:rPr>
          </w:rPrChange>
        </w:rPr>
        <w:t xml:space="preserve">...                                                 ...   </w:t>
      </w:r>
      <w:r w:rsidRPr="00DA4C90">
        <w:rPr>
          <w:lang w:val="de-DE"/>
          <w:rPrChange w:id="87" w:author="Andy O'DWYER" w:date="2025-07-21T09:24:00Z" w16du:dateUtc="2025-07-21T07:24:00Z">
            <w:rPr/>
          </w:rPrChange>
        </w:rPr>
        <w:br/>
      </w:r>
      <w:proofErr w:type="gramStart"/>
      <w:r w:rsidRPr="00DA4C90">
        <w:rPr>
          <w:rStyle w:val="VerbatimChar"/>
          <w:lang w:val="de-DE"/>
          <w:rPrChange w:id="88" w:author="Andy O'DWYER" w:date="2025-07-21T09:24:00Z" w16du:dateUtc="2025-07-21T07:24:00Z">
            <w:rPr>
              <w:rStyle w:val="VerbatimChar"/>
            </w:rPr>
          </w:rPrChange>
        </w:rPr>
        <w:t>9995  Das</w:t>
      </w:r>
      <w:proofErr w:type="gramEnd"/>
      <w:r w:rsidRPr="00DA4C90">
        <w:rPr>
          <w:rStyle w:val="VerbatimChar"/>
          <w:lang w:val="de-DE"/>
          <w:rPrChange w:id="89" w:author="Andy O'DWYER" w:date="2025-07-21T09:24:00Z" w16du:dateUtc="2025-07-21T07:24:00Z">
            <w:rPr>
              <w:rStyle w:val="VerbatimChar"/>
            </w:rPr>
          </w:rPrChange>
        </w:rPr>
        <w:t xml:space="preserve"> ist eine soziale Verwerfung. </w:t>
      </w:r>
      <w:proofErr w:type="gramStart"/>
      <w:r w:rsidRPr="00DA4C90">
        <w:rPr>
          <w:rStyle w:val="VerbatimChar"/>
          <w:lang w:val="de-DE"/>
          <w:rPrChange w:id="90" w:author="Andy O'DWYER" w:date="2025-07-21T09:24:00Z" w16du:dateUtc="2025-07-21T07:24:00Z">
            <w:rPr>
              <w:rStyle w:val="VerbatimChar"/>
            </w:rPr>
          </w:rPrChange>
        </w:rPr>
        <w:t>Deshalb  Mach</w:t>
      </w:r>
      <w:proofErr w:type="gramEnd"/>
      <w:r w:rsidRPr="00DA4C90">
        <w:rPr>
          <w:rStyle w:val="VerbatimChar"/>
          <w:lang w:val="de-DE"/>
          <w:rPrChange w:id="91" w:author="Andy O'DWYER" w:date="2025-07-21T09:24:00Z" w16du:dateUtc="2025-07-21T07:24:00Z">
            <w:rPr>
              <w:rStyle w:val="VerbatimChar"/>
            </w:rPr>
          </w:rPrChange>
        </w:rPr>
        <w:t xml:space="preserve">...   </w:t>
      </w:r>
      <w:r w:rsidRPr="00DA4C90">
        <w:rPr>
          <w:lang w:val="de-DE"/>
          <w:rPrChange w:id="92" w:author="Andy O'DWYER" w:date="2025-07-21T09:24:00Z" w16du:dateUtc="2025-07-21T07:24:00Z">
            <w:rPr/>
          </w:rPrChange>
        </w:rPr>
        <w:br/>
      </w:r>
      <w:proofErr w:type="gramStart"/>
      <w:r w:rsidRPr="00DA4C90">
        <w:rPr>
          <w:rStyle w:val="VerbatimChar"/>
          <w:lang w:val="de-DE"/>
          <w:rPrChange w:id="93" w:author="Andy O'DWYER" w:date="2025-07-21T09:24:00Z" w16du:dateUtc="2025-07-21T07:24:00Z">
            <w:rPr>
              <w:rStyle w:val="VerbatimChar"/>
            </w:rPr>
          </w:rPrChange>
        </w:rPr>
        <w:t>9996  Meine</w:t>
      </w:r>
      <w:proofErr w:type="gramEnd"/>
      <w:r w:rsidRPr="00DA4C90">
        <w:rPr>
          <w:rStyle w:val="VerbatimChar"/>
          <w:lang w:val="de-DE"/>
          <w:rPrChange w:id="94" w:author="Andy O'DWYER" w:date="2025-07-21T09:24:00Z" w16du:dateUtc="2025-07-21T07:24:00Z">
            <w:rPr>
              <w:rStyle w:val="VerbatimChar"/>
            </w:rPr>
          </w:rPrChange>
        </w:rPr>
        <w:t xml:space="preserve"> Damen und Herren, weitere Wortmeldungen ...   </w:t>
      </w:r>
      <w:r w:rsidRPr="00DA4C90">
        <w:rPr>
          <w:lang w:val="de-DE"/>
          <w:rPrChange w:id="95" w:author="Andy O'DWYER" w:date="2025-07-21T09:24:00Z" w16du:dateUtc="2025-07-21T07:24:00Z">
            <w:rPr/>
          </w:rPrChange>
        </w:rPr>
        <w:br/>
      </w:r>
      <w:proofErr w:type="gramStart"/>
      <w:r w:rsidRPr="00DA4C90">
        <w:rPr>
          <w:rStyle w:val="VerbatimChar"/>
          <w:lang w:val="de-DE"/>
          <w:rPrChange w:id="96" w:author="Andy O'DWYER" w:date="2025-07-21T09:24:00Z" w16du:dateUtc="2025-07-21T07:24:00Z">
            <w:rPr>
              <w:rStyle w:val="VerbatimChar"/>
            </w:rPr>
          </w:rPrChange>
        </w:rPr>
        <w:t>9997  Herr</w:t>
      </w:r>
      <w:proofErr w:type="gramEnd"/>
      <w:r w:rsidRPr="00DA4C90">
        <w:rPr>
          <w:rStyle w:val="VerbatimChar"/>
          <w:lang w:val="de-DE"/>
          <w:rPrChange w:id="97" w:author="Andy O'DWYER" w:date="2025-07-21T09:24:00Z" w16du:dateUtc="2025-07-21T07:24:00Z">
            <w:rPr>
              <w:rStyle w:val="VerbatimChar"/>
            </w:rPr>
          </w:rPrChange>
        </w:rPr>
        <w:t xml:space="preserve"> Präsident! Meine sehr verehrten Damen und...   </w:t>
      </w:r>
      <w:r w:rsidRPr="00DA4C90">
        <w:rPr>
          <w:lang w:val="de-DE"/>
          <w:rPrChange w:id="98" w:author="Andy O'DWYER" w:date="2025-07-21T09:24:00Z" w16du:dateUtc="2025-07-21T07:24:00Z">
            <w:rPr/>
          </w:rPrChange>
        </w:rPr>
        <w:br/>
      </w:r>
      <w:r w:rsidRPr="00DA4C90">
        <w:rPr>
          <w:rStyle w:val="VerbatimChar"/>
          <w:lang w:val="de-DE"/>
          <w:rPrChange w:id="99" w:author="Andy O'DWYER" w:date="2025-07-21T09:24:00Z" w16du:dateUtc="2025-07-21T07:24:00Z">
            <w:rPr>
              <w:rStyle w:val="VerbatimChar"/>
            </w:rPr>
          </w:rPrChange>
        </w:rPr>
        <w:t xml:space="preserve">9998    Jetzt gibt es zwei Wünsche nach Zwischenfragen.   </w:t>
      </w:r>
      <w:r w:rsidRPr="00DA4C90">
        <w:rPr>
          <w:lang w:val="de-DE"/>
          <w:rPrChange w:id="100" w:author="Andy O'DWYER" w:date="2025-07-21T09:24:00Z" w16du:dateUtc="2025-07-21T07:24:00Z">
            <w:rPr/>
          </w:rPrChange>
        </w:rPr>
        <w:br/>
      </w:r>
      <w:r w:rsidRPr="00DA4C90">
        <w:rPr>
          <w:rStyle w:val="VerbatimChar"/>
          <w:lang w:val="de-DE"/>
          <w:rPrChange w:id="101" w:author="Andy O'DWYER" w:date="2025-07-21T09:24:00Z" w16du:dateUtc="2025-07-21T07:24:00Z">
            <w:rPr>
              <w:rStyle w:val="VerbatimChar"/>
            </w:rPr>
          </w:rPrChange>
        </w:rPr>
        <w:t xml:space="preserve">9999      Das Wort hat die Abgeordnete Frau Dr. Segall.   </w:t>
      </w:r>
      <w:r w:rsidRPr="00DA4C90">
        <w:rPr>
          <w:lang w:val="de-DE"/>
          <w:rPrChange w:id="102" w:author="Andy O'DWYER" w:date="2025-07-21T09:24:00Z" w16du:dateUtc="2025-07-21T07:24:00Z">
            <w:rPr/>
          </w:rPrChange>
        </w:rPr>
        <w:br/>
      </w:r>
      <w:r w:rsidRPr="00DA4C90">
        <w:rPr>
          <w:lang w:val="de-DE"/>
          <w:rPrChange w:id="103" w:author="Andy O'DWYER" w:date="2025-07-21T09:24:00Z" w16du:dateUtc="2025-07-21T07:24:00Z">
            <w:rPr/>
          </w:rPrChange>
        </w:rPr>
        <w:br/>
      </w:r>
      <w:r w:rsidRPr="00DA4C90">
        <w:rPr>
          <w:rStyle w:val="VerbatimChar"/>
          <w:lang w:val="de-DE"/>
          <w:rPrChange w:id="104" w:author="Andy O'DWYER" w:date="2025-07-21T09:24:00Z" w16du:dateUtc="2025-07-21T07:24:00Z">
            <w:rPr>
              <w:rStyle w:val="VerbatimChar"/>
            </w:rPr>
          </w:rPrChange>
        </w:rPr>
        <w:t xml:space="preserve">                                      </w:t>
      </w:r>
      <w:proofErr w:type="spellStart"/>
      <w:r w:rsidRPr="00DA4C90">
        <w:rPr>
          <w:rStyle w:val="VerbatimChar"/>
          <w:lang w:val="de-DE"/>
          <w:rPrChange w:id="105" w:author="Andy O'DWYER" w:date="2025-07-21T09:24:00Z" w16du:dateUtc="2025-07-21T07:24:00Z">
            <w:rPr>
              <w:rStyle w:val="VerbatimChar"/>
            </w:rPr>
          </w:rPrChange>
        </w:rPr>
        <w:t>preprocessed_text</w:t>
      </w:r>
      <w:proofErr w:type="spellEnd"/>
      <w:r w:rsidRPr="00DA4C90">
        <w:rPr>
          <w:rStyle w:val="VerbatimChar"/>
          <w:lang w:val="de-DE"/>
          <w:rPrChange w:id="106" w:author="Andy O'DWYER" w:date="2025-07-21T09:24:00Z" w16du:dateUtc="2025-07-21T07:24:00Z">
            <w:rPr>
              <w:rStyle w:val="VerbatimChar"/>
            </w:rPr>
          </w:rPrChange>
        </w:rPr>
        <w:t xml:space="preserve">  </w:t>
      </w:r>
      <w:r w:rsidRPr="00DA4C90">
        <w:rPr>
          <w:lang w:val="de-DE"/>
          <w:rPrChange w:id="107" w:author="Andy O'DWYER" w:date="2025-07-21T09:24:00Z" w16du:dateUtc="2025-07-21T07:24:00Z">
            <w:rPr/>
          </w:rPrChange>
        </w:rPr>
        <w:br/>
      </w:r>
      <w:r w:rsidRPr="00DA4C90">
        <w:rPr>
          <w:rStyle w:val="VerbatimChar"/>
          <w:lang w:val="de-DE"/>
          <w:rPrChange w:id="108" w:author="Andy O'DWYER" w:date="2025-07-21T09:24:00Z" w16du:dateUtc="2025-07-21T07:24:00Z">
            <w:rPr>
              <w:rStyle w:val="VerbatimChar"/>
            </w:rPr>
          </w:rPrChange>
        </w:rPr>
        <w:t xml:space="preserve">0     \n           erteilen </w:t>
      </w:r>
      <w:proofErr w:type="spellStart"/>
      <w:r w:rsidRPr="00DA4C90">
        <w:rPr>
          <w:rStyle w:val="VerbatimChar"/>
          <w:lang w:val="de-DE"/>
          <w:rPrChange w:id="109" w:author="Andy O'DWYER" w:date="2025-07-21T09:24:00Z" w16du:dateUtc="2025-07-21T07:24:00Z">
            <w:rPr>
              <w:rStyle w:val="VerbatimChar"/>
            </w:rPr>
          </w:rPrChange>
        </w:rPr>
        <w:t>wort</w:t>
      </w:r>
      <w:proofErr w:type="spellEnd"/>
      <w:r w:rsidRPr="00DA4C90">
        <w:rPr>
          <w:rStyle w:val="VerbatimChar"/>
          <w:lang w:val="de-DE"/>
          <w:rPrChange w:id="110" w:author="Andy O'DWYER" w:date="2025-07-21T09:24:00Z" w16du:dateUtc="2025-07-21T07:24:00Z">
            <w:rPr>
              <w:rStyle w:val="VerbatimChar"/>
            </w:rPr>
          </w:rPrChange>
        </w:rPr>
        <w:t xml:space="preserve"> </w:t>
      </w:r>
      <w:proofErr w:type="spellStart"/>
      <w:r w:rsidRPr="00DA4C90">
        <w:rPr>
          <w:rStyle w:val="VerbatimChar"/>
          <w:lang w:val="de-DE"/>
          <w:rPrChange w:id="111" w:author="Andy O'DWYER" w:date="2025-07-21T09:24:00Z" w16du:dateUtc="2025-07-21T07:24:00Z">
            <w:rPr>
              <w:rStyle w:val="VerbatimChar"/>
            </w:rPr>
          </w:rPrChange>
        </w:rPr>
        <w:t>kollege</w:t>
      </w:r>
      <w:proofErr w:type="spellEnd"/>
      <w:r w:rsidRPr="00DA4C90">
        <w:rPr>
          <w:rStyle w:val="VerbatimChar"/>
          <w:lang w:val="de-DE"/>
          <w:rPrChange w:id="112" w:author="Andy O'DWYER" w:date="2025-07-21T09:24:00Z" w16du:dateUtc="2025-07-21T07:24:00Z">
            <w:rPr>
              <w:rStyle w:val="VerbatimChar"/>
            </w:rPr>
          </w:rPrChange>
        </w:rPr>
        <w:t xml:space="preserve"> </w:t>
      </w:r>
      <w:proofErr w:type="spellStart"/>
      <w:r w:rsidRPr="00DA4C90">
        <w:rPr>
          <w:rStyle w:val="VerbatimChar"/>
          <w:lang w:val="de-DE"/>
          <w:rPrChange w:id="113" w:author="Andy O'DWYER" w:date="2025-07-21T09:24:00Z" w16du:dateUtc="2025-07-21T07:24:00Z">
            <w:rPr>
              <w:rStyle w:val="VerbatimChar"/>
            </w:rPr>
          </w:rPrChange>
        </w:rPr>
        <w:t>stephan</w:t>
      </w:r>
      <w:proofErr w:type="spellEnd"/>
      <w:r w:rsidRPr="00DA4C90">
        <w:rPr>
          <w:rStyle w:val="VerbatimChar"/>
          <w:lang w:val="de-DE"/>
          <w:rPrChange w:id="114" w:author="Andy O'DWYER" w:date="2025-07-21T09:24:00Z" w16du:dateUtc="2025-07-21T07:24:00Z">
            <w:rPr>
              <w:rStyle w:val="VerbatimChar"/>
            </w:rPr>
          </w:rPrChange>
        </w:rPr>
        <w:t xml:space="preserve"> </w:t>
      </w:r>
      <w:proofErr w:type="spellStart"/>
      <w:r w:rsidRPr="00DA4C90">
        <w:rPr>
          <w:rStyle w:val="VerbatimChar"/>
          <w:lang w:val="de-DE"/>
          <w:rPrChange w:id="115" w:author="Andy O'DWYER" w:date="2025-07-21T09:24:00Z" w16du:dateUtc="2025-07-21T07:24:00Z">
            <w:rPr>
              <w:rStyle w:val="VerbatimChar"/>
            </w:rPr>
          </w:rPrChange>
        </w:rPr>
        <w:t>küh</w:t>
      </w:r>
      <w:proofErr w:type="spellEnd"/>
      <w:r w:rsidRPr="00DA4C90">
        <w:rPr>
          <w:rStyle w:val="VerbatimChar"/>
          <w:lang w:val="de-DE"/>
          <w:rPrChange w:id="116" w:author="Andy O'DWYER" w:date="2025-07-21T09:24:00Z" w16du:dateUtc="2025-07-21T07:24:00Z">
            <w:rPr>
              <w:rStyle w:val="VerbatimChar"/>
            </w:rPr>
          </w:rPrChange>
        </w:rPr>
        <w:t xml:space="preserve">...  </w:t>
      </w:r>
      <w:r w:rsidRPr="00DA4C90">
        <w:rPr>
          <w:lang w:val="de-DE"/>
          <w:rPrChange w:id="117" w:author="Andy O'DWYER" w:date="2025-07-21T09:24:00Z" w16du:dateUtc="2025-07-21T07:24:00Z">
            <w:rPr/>
          </w:rPrChange>
        </w:rPr>
        <w:br/>
      </w:r>
      <w:r w:rsidRPr="00DA4C90">
        <w:rPr>
          <w:rStyle w:val="VerbatimChar"/>
          <w:lang w:val="de-DE"/>
          <w:rPrChange w:id="118" w:author="Andy O'DWYER" w:date="2025-07-21T09:24:00Z" w16du:dateUtc="2025-07-21T07:24:00Z">
            <w:rPr>
              <w:rStyle w:val="VerbatimChar"/>
            </w:rPr>
          </w:rPrChange>
        </w:rPr>
        <w:t xml:space="preserve">1            \n           bitte </w:t>
      </w:r>
      <w:proofErr w:type="spellStart"/>
      <w:r w:rsidRPr="00DA4C90">
        <w:rPr>
          <w:rStyle w:val="VerbatimChar"/>
          <w:lang w:val="de-DE"/>
          <w:rPrChange w:id="119" w:author="Andy O'DWYER" w:date="2025-07-21T09:24:00Z" w16du:dateUtc="2025-07-21T07:24:00Z">
            <w:rPr>
              <w:rStyle w:val="VerbatimChar"/>
            </w:rPr>
          </w:rPrChange>
        </w:rPr>
        <w:t>herr</w:t>
      </w:r>
      <w:proofErr w:type="spellEnd"/>
      <w:r w:rsidRPr="00DA4C90">
        <w:rPr>
          <w:rStyle w:val="VerbatimChar"/>
          <w:lang w:val="de-DE"/>
          <w:rPrChange w:id="120" w:author="Andy O'DWYER" w:date="2025-07-21T09:24:00Z" w16du:dateUtc="2025-07-21T07:24:00Z">
            <w:rPr>
              <w:rStyle w:val="VerbatimChar"/>
            </w:rPr>
          </w:rPrChange>
        </w:rPr>
        <w:t xml:space="preserve"> </w:t>
      </w:r>
      <w:proofErr w:type="spellStart"/>
      <w:r w:rsidRPr="00DA4C90">
        <w:rPr>
          <w:rStyle w:val="VerbatimChar"/>
          <w:lang w:val="de-DE"/>
          <w:rPrChange w:id="121" w:author="Andy O'DWYER" w:date="2025-07-21T09:24:00Z" w16du:dateUtc="2025-07-21T07:24:00Z">
            <w:rPr>
              <w:rStyle w:val="VerbatimChar"/>
            </w:rPr>
          </w:rPrChange>
        </w:rPr>
        <w:t>ullmann</w:t>
      </w:r>
      <w:proofErr w:type="spellEnd"/>
      <w:r w:rsidRPr="00DA4C90">
        <w:rPr>
          <w:rStyle w:val="VerbatimChar"/>
          <w:lang w:val="de-DE"/>
          <w:rPrChange w:id="122" w:author="Andy O'DWYER" w:date="2025-07-21T09:24:00Z" w16du:dateUtc="2025-07-21T07:24:00Z">
            <w:rPr>
              <w:rStyle w:val="VerbatimChar"/>
            </w:rPr>
          </w:rPrChange>
        </w:rPr>
        <w:t xml:space="preserve"> \n          </w:t>
      </w:r>
      <w:r w:rsidRPr="00DA4C90">
        <w:rPr>
          <w:lang w:val="de-DE"/>
          <w:rPrChange w:id="123" w:author="Andy O'DWYER" w:date="2025-07-21T09:24:00Z" w16du:dateUtc="2025-07-21T07:24:00Z">
            <w:rPr/>
          </w:rPrChange>
        </w:rPr>
        <w:br/>
      </w:r>
      <w:r w:rsidRPr="00DA4C90">
        <w:rPr>
          <w:rStyle w:val="VerbatimChar"/>
          <w:lang w:val="de-DE"/>
          <w:rPrChange w:id="124" w:author="Andy O'DWYER" w:date="2025-07-21T09:24:00Z" w16du:dateUtc="2025-07-21T07:24:00Z">
            <w:rPr>
              <w:rStyle w:val="VerbatimChar"/>
            </w:rPr>
          </w:rPrChange>
        </w:rPr>
        <w:t xml:space="preserve">2     \n           zusatzfrage </w:t>
      </w:r>
      <w:proofErr w:type="spellStart"/>
      <w:r w:rsidRPr="00DA4C90">
        <w:rPr>
          <w:rStyle w:val="VerbatimChar"/>
          <w:lang w:val="de-DE"/>
          <w:rPrChange w:id="125" w:author="Andy O'DWYER" w:date="2025-07-21T09:24:00Z" w16du:dateUtc="2025-07-21T07:24:00Z">
            <w:rPr>
              <w:rStyle w:val="VerbatimChar"/>
            </w:rPr>
          </w:rPrChange>
        </w:rPr>
        <w:t>herr</w:t>
      </w:r>
      <w:proofErr w:type="spellEnd"/>
      <w:r w:rsidRPr="00DA4C90">
        <w:rPr>
          <w:rStyle w:val="VerbatimChar"/>
          <w:lang w:val="de-DE"/>
          <w:rPrChange w:id="126" w:author="Andy O'DWYER" w:date="2025-07-21T09:24:00Z" w16du:dateUtc="2025-07-21T07:24:00Z">
            <w:rPr>
              <w:rStyle w:val="VerbatimChar"/>
            </w:rPr>
          </w:rPrChange>
        </w:rPr>
        <w:t xml:space="preserve"> abgeordneter sei...  </w:t>
      </w:r>
      <w:r w:rsidRPr="00DA4C90">
        <w:rPr>
          <w:lang w:val="de-DE"/>
          <w:rPrChange w:id="127" w:author="Andy O'DWYER" w:date="2025-07-21T09:24:00Z" w16du:dateUtc="2025-07-21T07:24:00Z">
            <w:rPr/>
          </w:rPrChange>
        </w:rPr>
        <w:br/>
      </w:r>
      <w:r w:rsidRPr="00DA4C90">
        <w:rPr>
          <w:rStyle w:val="VerbatimChar"/>
          <w:lang w:val="de-DE"/>
          <w:rPrChange w:id="128" w:author="Andy O'DWYER" w:date="2025-07-21T09:24:00Z" w16du:dateUtc="2025-07-21T07:24:00Z">
            <w:rPr>
              <w:rStyle w:val="VerbatimChar"/>
            </w:rPr>
          </w:rPrChange>
        </w:rPr>
        <w:t xml:space="preserve">3                         \n           bitte \n          </w:t>
      </w:r>
      <w:r w:rsidRPr="00DA4C90">
        <w:rPr>
          <w:lang w:val="de-DE"/>
          <w:rPrChange w:id="129" w:author="Andy O'DWYER" w:date="2025-07-21T09:24:00Z" w16du:dateUtc="2025-07-21T07:24:00Z">
            <w:rPr/>
          </w:rPrChange>
        </w:rPr>
        <w:br/>
      </w:r>
      <w:r w:rsidRPr="00DA4C90">
        <w:rPr>
          <w:rStyle w:val="VerbatimChar"/>
          <w:lang w:val="de-DE"/>
          <w:rPrChange w:id="130" w:author="Andy O'DWYER" w:date="2025-07-21T09:24:00Z" w16du:dateUtc="2025-07-21T07:24:00Z">
            <w:rPr>
              <w:rStyle w:val="VerbatimChar"/>
            </w:rPr>
          </w:rPrChange>
        </w:rPr>
        <w:t xml:space="preserve">4     \n           </w:t>
      </w:r>
      <w:proofErr w:type="spellStart"/>
      <w:r w:rsidRPr="00DA4C90">
        <w:rPr>
          <w:rStyle w:val="VerbatimChar"/>
          <w:lang w:val="de-DE"/>
          <w:rPrChange w:id="131" w:author="Andy O'DWYER" w:date="2025-07-21T09:24:00Z" w16du:dateUtc="2025-07-21T07:24:00Z">
            <w:rPr>
              <w:rStyle w:val="VerbatimChar"/>
            </w:rPr>
          </w:rPrChange>
        </w:rPr>
        <w:t>dame</w:t>
      </w:r>
      <w:proofErr w:type="spellEnd"/>
      <w:r w:rsidRPr="00DA4C90">
        <w:rPr>
          <w:rStyle w:val="VerbatimChar"/>
          <w:lang w:val="de-DE"/>
          <w:rPrChange w:id="132" w:author="Andy O'DWYER" w:date="2025-07-21T09:24:00Z" w16du:dateUtc="2025-07-21T07:24:00Z">
            <w:rPr>
              <w:rStyle w:val="VerbatimChar"/>
            </w:rPr>
          </w:rPrChange>
        </w:rPr>
        <w:t xml:space="preserve"> </w:t>
      </w:r>
      <w:proofErr w:type="spellStart"/>
      <w:r w:rsidRPr="00DA4C90">
        <w:rPr>
          <w:rStyle w:val="VerbatimChar"/>
          <w:lang w:val="de-DE"/>
          <w:rPrChange w:id="133" w:author="Andy O'DWYER" w:date="2025-07-21T09:24:00Z" w16du:dateUtc="2025-07-21T07:24:00Z">
            <w:rPr>
              <w:rStyle w:val="VerbatimChar"/>
            </w:rPr>
          </w:rPrChange>
        </w:rPr>
        <w:t>herr</w:t>
      </w:r>
      <w:proofErr w:type="spellEnd"/>
      <w:r w:rsidRPr="00DA4C90">
        <w:rPr>
          <w:rStyle w:val="VerbatimChar"/>
          <w:lang w:val="de-DE"/>
          <w:rPrChange w:id="134" w:author="Andy O'DWYER" w:date="2025-07-21T09:24:00Z" w16du:dateUtc="2025-07-21T07:24:00Z">
            <w:rPr>
              <w:rStyle w:val="VerbatimChar"/>
            </w:rPr>
          </w:rPrChange>
        </w:rPr>
        <w:t xml:space="preserve"> </w:t>
      </w:r>
      <w:proofErr w:type="spellStart"/>
      <w:r w:rsidRPr="00DA4C90">
        <w:rPr>
          <w:rStyle w:val="VerbatimChar"/>
          <w:lang w:val="de-DE"/>
          <w:rPrChange w:id="135" w:author="Andy O'DWYER" w:date="2025-07-21T09:24:00Z" w16du:dateUtc="2025-07-21T07:24:00Z">
            <w:rPr>
              <w:rStyle w:val="VerbatimChar"/>
            </w:rPr>
          </w:rPrChange>
        </w:rPr>
        <w:t>milchdebatt</w:t>
      </w:r>
      <w:proofErr w:type="spellEnd"/>
      <w:r w:rsidRPr="00DA4C90">
        <w:rPr>
          <w:rStyle w:val="VerbatimChar"/>
          <w:lang w:val="de-DE"/>
          <w:rPrChange w:id="136" w:author="Andy O'DWYER" w:date="2025-07-21T09:24:00Z" w16du:dateUtc="2025-07-21T07:24:00Z">
            <w:rPr>
              <w:rStyle w:val="VerbatimChar"/>
            </w:rPr>
          </w:rPrChange>
        </w:rPr>
        <w:t xml:space="preserve"> </w:t>
      </w:r>
      <w:proofErr w:type="spellStart"/>
      <w:r w:rsidRPr="00DA4C90">
        <w:rPr>
          <w:rStyle w:val="VerbatimChar"/>
          <w:lang w:val="de-DE"/>
          <w:rPrChange w:id="137" w:author="Andy O'DWYER" w:date="2025-07-21T09:24:00Z" w16du:dateUtc="2025-07-21T07:24:00Z">
            <w:rPr>
              <w:rStyle w:val="VerbatimChar"/>
            </w:rPr>
          </w:rPrChange>
        </w:rPr>
        <w:t>haus</w:t>
      </w:r>
      <w:proofErr w:type="spellEnd"/>
      <w:r w:rsidRPr="00DA4C90">
        <w:rPr>
          <w:rStyle w:val="VerbatimChar"/>
          <w:lang w:val="de-DE"/>
          <w:rPrChange w:id="138" w:author="Andy O'DWYER" w:date="2025-07-21T09:24:00Z" w16du:dateUtc="2025-07-21T07:24:00Z">
            <w:rPr>
              <w:rStyle w:val="VerbatimChar"/>
            </w:rPr>
          </w:rPrChange>
        </w:rPr>
        <w:t xml:space="preserve"> </w:t>
      </w:r>
      <w:proofErr w:type="spellStart"/>
      <w:r w:rsidRPr="00DA4C90">
        <w:rPr>
          <w:rStyle w:val="VerbatimChar"/>
          <w:lang w:val="de-DE"/>
          <w:rPrChange w:id="139" w:author="Andy O'DWYER" w:date="2025-07-21T09:24:00Z" w16du:dateUtc="2025-07-21T07:24:00Z">
            <w:rPr>
              <w:rStyle w:val="VerbatimChar"/>
            </w:rPr>
          </w:rPrChange>
        </w:rPr>
        <w:t>öftere</w:t>
      </w:r>
      <w:proofErr w:type="spellEnd"/>
      <w:r w:rsidRPr="00DA4C90">
        <w:rPr>
          <w:rStyle w:val="VerbatimChar"/>
          <w:lang w:val="de-DE"/>
          <w:rPrChange w:id="140" w:author="Andy O'DWYER" w:date="2025-07-21T09:24:00Z" w16du:dateUtc="2025-07-21T07:24:00Z">
            <w:rPr>
              <w:rStyle w:val="VerbatimChar"/>
            </w:rPr>
          </w:rPrChange>
        </w:rPr>
        <w:t xml:space="preserve">...  </w:t>
      </w:r>
      <w:r w:rsidRPr="00DA4C90">
        <w:rPr>
          <w:lang w:val="de-DE"/>
          <w:rPrChange w:id="141" w:author="Andy O'DWYER" w:date="2025-07-21T09:24:00Z" w16du:dateUtc="2025-07-21T07:24:00Z">
            <w:rPr/>
          </w:rPrChange>
        </w:rPr>
        <w:br/>
      </w:r>
      <w:r w:rsidRPr="00DA4C90">
        <w:rPr>
          <w:rStyle w:val="VerbatimChar"/>
          <w:lang w:val="de-DE"/>
          <w:rPrChange w:id="142" w:author="Andy O'DWYER" w:date="2025-07-21T09:24:00Z" w16du:dateUtc="2025-07-21T07:24:00Z">
            <w:rPr>
              <w:rStyle w:val="VerbatimChar"/>
            </w:rPr>
          </w:rPrChange>
        </w:rPr>
        <w:t xml:space="preserve">...                                                 ...  </w:t>
      </w:r>
      <w:r w:rsidRPr="00DA4C90">
        <w:rPr>
          <w:lang w:val="de-DE"/>
          <w:rPrChange w:id="143" w:author="Andy O'DWYER" w:date="2025-07-21T09:24:00Z" w16du:dateUtc="2025-07-21T07:24:00Z">
            <w:rPr/>
          </w:rPrChange>
        </w:rPr>
        <w:br/>
      </w:r>
      <w:proofErr w:type="gramStart"/>
      <w:r w:rsidRPr="00DA4C90">
        <w:rPr>
          <w:rStyle w:val="VerbatimChar"/>
          <w:lang w:val="de-DE"/>
          <w:rPrChange w:id="144" w:author="Andy O'DWYER" w:date="2025-07-21T09:24:00Z" w16du:dateUtc="2025-07-21T07:24:00Z">
            <w:rPr>
              <w:rStyle w:val="VerbatimChar"/>
            </w:rPr>
          </w:rPrChange>
        </w:rPr>
        <w:t>9995  \</w:t>
      </w:r>
      <w:proofErr w:type="gramEnd"/>
      <w:r w:rsidRPr="00DA4C90">
        <w:rPr>
          <w:rStyle w:val="VerbatimChar"/>
          <w:lang w:val="de-DE"/>
          <w:rPrChange w:id="145" w:author="Andy O'DWYER" w:date="2025-07-21T09:24:00Z" w16du:dateUtc="2025-07-21T07:24:00Z">
            <w:rPr>
              <w:rStyle w:val="VerbatimChar"/>
            </w:rPr>
          </w:rPrChange>
        </w:rPr>
        <w:t xml:space="preserve">n           sozial </w:t>
      </w:r>
      <w:proofErr w:type="spellStart"/>
      <w:r w:rsidRPr="00DA4C90">
        <w:rPr>
          <w:rStyle w:val="VerbatimChar"/>
          <w:lang w:val="de-DE"/>
          <w:rPrChange w:id="146" w:author="Andy O'DWYER" w:date="2025-07-21T09:24:00Z" w16du:dateUtc="2025-07-21T07:24:00Z">
            <w:rPr>
              <w:rStyle w:val="VerbatimChar"/>
            </w:rPr>
          </w:rPrChange>
        </w:rPr>
        <w:t>verwerfung</w:t>
      </w:r>
      <w:proofErr w:type="spellEnd"/>
      <w:r w:rsidRPr="00DA4C90">
        <w:rPr>
          <w:rStyle w:val="VerbatimChar"/>
          <w:lang w:val="de-DE"/>
          <w:rPrChange w:id="147" w:author="Andy O'DWYER" w:date="2025-07-21T09:24:00Z" w16du:dateUtc="2025-07-21T07:24:00Z">
            <w:rPr>
              <w:rStyle w:val="VerbatimChar"/>
            </w:rPr>
          </w:rPrChange>
        </w:rPr>
        <w:t xml:space="preserve">   mal </w:t>
      </w:r>
      <w:proofErr w:type="spellStart"/>
      <w:r w:rsidRPr="00DA4C90">
        <w:rPr>
          <w:rStyle w:val="VerbatimChar"/>
          <w:lang w:val="de-DE"/>
          <w:rPrChange w:id="148" w:author="Andy O'DWYER" w:date="2025-07-21T09:24:00Z" w16du:dateUtc="2025-07-21T07:24:00Z">
            <w:rPr>
              <w:rStyle w:val="VerbatimChar"/>
            </w:rPr>
          </w:rPrChange>
        </w:rPr>
        <w:t>hausaufga</w:t>
      </w:r>
      <w:proofErr w:type="spellEnd"/>
      <w:r w:rsidRPr="00DA4C90">
        <w:rPr>
          <w:rStyle w:val="VerbatimChar"/>
          <w:lang w:val="de-DE"/>
          <w:rPrChange w:id="149" w:author="Andy O'DWYER" w:date="2025-07-21T09:24:00Z" w16du:dateUtc="2025-07-21T07:24:00Z">
            <w:rPr>
              <w:rStyle w:val="VerbatimChar"/>
            </w:rPr>
          </w:rPrChange>
        </w:rPr>
        <w:t xml:space="preserve">...  </w:t>
      </w:r>
      <w:r w:rsidRPr="00DA4C90">
        <w:rPr>
          <w:lang w:val="de-DE"/>
          <w:rPrChange w:id="150" w:author="Andy O'DWYER" w:date="2025-07-21T09:24:00Z" w16du:dateUtc="2025-07-21T07:24:00Z">
            <w:rPr/>
          </w:rPrChange>
        </w:rPr>
        <w:br/>
      </w:r>
      <w:proofErr w:type="gramStart"/>
      <w:r w:rsidRPr="00DA4C90">
        <w:rPr>
          <w:rStyle w:val="VerbatimChar"/>
          <w:lang w:val="de-DE"/>
          <w:rPrChange w:id="151" w:author="Andy O'DWYER" w:date="2025-07-21T09:24:00Z" w16du:dateUtc="2025-07-21T07:24:00Z">
            <w:rPr>
              <w:rStyle w:val="VerbatimChar"/>
            </w:rPr>
          </w:rPrChange>
        </w:rPr>
        <w:t>9996  \</w:t>
      </w:r>
      <w:proofErr w:type="gramEnd"/>
      <w:r w:rsidRPr="00DA4C90">
        <w:rPr>
          <w:rStyle w:val="VerbatimChar"/>
          <w:lang w:val="de-DE"/>
          <w:rPrChange w:id="152" w:author="Andy O'DWYER" w:date="2025-07-21T09:24:00Z" w16du:dateUtc="2025-07-21T07:24:00Z">
            <w:rPr>
              <w:rStyle w:val="VerbatimChar"/>
            </w:rPr>
          </w:rPrChange>
        </w:rPr>
        <w:t xml:space="preserve">n           </w:t>
      </w:r>
      <w:proofErr w:type="spellStart"/>
      <w:r w:rsidRPr="00DA4C90">
        <w:rPr>
          <w:rStyle w:val="VerbatimChar"/>
          <w:lang w:val="de-DE"/>
          <w:rPrChange w:id="153" w:author="Andy O'DWYER" w:date="2025-07-21T09:24:00Z" w16du:dateUtc="2025-07-21T07:24:00Z">
            <w:rPr>
              <w:rStyle w:val="VerbatimChar"/>
            </w:rPr>
          </w:rPrChange>
        </w:rPr>
        <w:t>dame</w:t>
      </w:r>
      <w:proofErr w:type="spellEnd"/>
      <w:r w:rsidRPr="00DA4C90">
        <w:rPr>
          <w:rStyle w:val="VerbatimChar"/>
          <w:lang w:val="de-DE"/>
          <w:rPrChange w:id="154" w:author="Andy O'DWYER" w:date="2025-07-21T09:24:00Z" w16du:dateUtc="2025-07-21T07:24:00Z">
            <w:rPr>
              <w:rStyle w:val="VerbatimChar"/>
            </w:rPr>
          </w:rPrChange>
        </w:rPr>
        <w:t xml:space="preserve"> </w:t>
      </w:r>
      <w:proofErr w:type="spellStart"/>
      <w:r w:rsidRPr="00DA4C90">
        <w:rPr>
          <w:rStyle w:val="VerbatimChar"/>
          <w:lang w:val="de-DE"/>
          <w:rPrChange w:id="155" w:author="Andy O'DWYER" w:date="2025-07-21T09:24:00Z" w16du:dateUtc="2025-07-21T07:24:00Z">
            <w:rPr>
              <w:rStyle w:val="VerbatimChar"/>
            </w:rPr>
          </w:rPrChange>
        </w:rPr>
        <w:t>herr</w:t>
      </w:r>
      <w:proofErr w:type="spellEnd"/>
      <w:r w:rsidRPr="00DA4C90">
        <w:rPr>
          <w:rStyle w:val="VerbatimChar"/>
          <w:lang w:val="de-DE"/>
          <w:rPrChange w:id="156" w:author="Andy O'DWYER" w:date="2025-07-21T09:24:00Z" w16du:dateUtc="2025-07-21T07:24:00Z">
            <w:rPr>
              <w:rStyle w:val="VerbatimChar"/>
            </w:rPr>
          </w:rPrChange>
        </w:rPr>
        <w:t xml:space="preserve"> </w:t>
      </w:r>
      <w:proofErr w:type="spellStart"/>
      <w:r w:rsidRPr="00DA4C90">
        <w:rPr>
          <w:rStyle w:val="VerbatimChar"/>
          <w:lang w:val="de-DE"/>
          <w:rPrChange w:id="157" w:author="Andy O'DWYER" w:date="2025-07-21T09:24:00Z" w16du:dateUtc="2025-07-21T07:24:00Z">
            <w:rPr>
              <w:rStyle w:val="VerbatimChar"/>
            </w:rPr>
          </w:rPrChange>
        </w:rPr>
        <w:t>wortmeldung</w:t>
      </w:r>
      <w:proofErr w:type="spellEnd"/>
      <w:r w:rsidRPr="00DA4C90">
        <w:rPr>
          <w:rStyle w:val="VerbatimChar"/>
          <w:lang w:val="de-DE"/>
          <w:rPrChange w:id="158" w:author="Andy O'DWYER" w:date="2025-07-21T09:24:00Z" w16du:dateUtc="2025-07-21T07:24:00Z">
            <w:rPr>
              <w:rStyle w:val="VerbatimChar"/>
            </w:rPr>
          </w:rPrChange>
        </w:rPr>
        <w:t xml:space="preserve"> liegen </w:t>
      </w:r>
      <w:proofErr w:type="spellStart"/>
      <w:r w:rsidRPr="00DA4C90">
        <w:rPr>
          <w:rStyle w:val="VerbatimChar"/>
          <w:lang w:val="de-DE"/>
          <w:rPrChange w:id="159" w:author="Andy O'DWYER" w:date="2025-07-21T09:24:00Z" w16du:dateUtc="2025-07-21T07:24:00Z">
            <w:rPr>
              <w:rStyle w:val="VerbatimChar"/>
            </w:rPr>
          </w:rPrChange>
        </w:rPr>
        <w:t>abst.</w:t>
      </w:r>
      <w:proofErr w:type="spellEnd"/>
      <w:r w:rsidRPr="00DA4C90">
        <w:rPr>
          <w:rStyle w:val="VerbatimChar"/>
          <w:lang w:val="de-DE"/>
          <w:rPrChange w:id="160" w:author="Andy O'DWYER" w:date="2025-07-21T09:24:00Z" w16du:dateUtc="2025-07-21T07:24:00Z">
            <w:rPr>
              <w:rStyle w:val="VerbatimChar"/>
            </w:rPr>
          </w:rPrChange>
        </w:rPr>
        <w:t xml:space="preserve">..  </w:t>
      </w:r>
      <w:r w:rsidRPr="00DA4C90">
        <w:rPr>
          <w:lang w:val="de-DE"/>
          <w:rPrChange w:id="161" w:author="Andy O'DWYER" w:date="2025-07-21T09:24:00Z" w16du:dateUtc="2025-07-21T07:24:00Z">
            <w:rPr/>
          </w:rPrChange>
        </w:rPr>
        <w:br/>
      </w:r>
      <w:proofErr w:type="gramStart"/>
      <w:r w:rsidRPr="00DA4C90">
        <w:rPr>
          <w:rStyle w:val="VerbatimChar"/>
          <w:lang w:val="de-DE"/>
          <w:rPrChange w:id="162" w:author="Andy O'DWYER" w:date="2025-07-21T09:24:00Z" w16du:dateUtc="2025-07-21T07:24:00Z">
            <w:rPr>
              <w:rStyle w:val="VerbatimChar"/>
            </w:rPr>
          </w:rPrChange>
        </w:rPr>
        <w:t>9997  \</w:t>
      </w:r>
      <w:proofErr w:type="gramEnd"/>
      <w:r w:rsidRPr="00DA4C90">
        <w:rPr>
          <w:rStyle w:val="VerbatimChar"/>
          <w:lang w:val="de-DE"/>
          <w:rPrChange w:id="163" w:author="Andy O'DWYER" w:date="2025-07-21T09:24:00Z" w16du:dateUtc="2025-07-21T07:24:00Z">
            <w:rPr>
              <w:rStyle w:val="VerbatimChar"/>
            </w:rPr>
          </w:rPrChange>
        </w:rPr>
        <w:t xml:space="preserve">n           </w:t>
      </w:r>
      <w:proofErr w:type="spellStart"/>
      <w:r w:rsidRPr="00DA4C90">
        <w:rPr>
          <w:rStyle w:val="VerbatimChar"/>
          <w:lang w:val="de-DE"/>
          <w:rPrChange w:id="164" w:author="Andy O'DWYER" w:date="2025-07-21T09:24:00Z" w16du:dateUtc="2025-07-21T07:24:00Z">
            <w:rPr>
              <w:rStyle w:val="VerbatimChar"/>
            </w:rPr>
          </w:rPrChange>
        </w:rPr>
        <w:t>herr</w:t>
      </w:r>
      <w:proofErr w:type="spellEnd"/>
      <w:r w:rsidRPr="00DA4C90">
        <w:rPr>
          <w:rStyle w:val="VerbatimChar"/>
          <w:lang w:val="de-DE"/>
          <w:rPrChange w:id="165" w:author="Andy O'DWYER" w:date="2025-07-21T09:24:00Z" w16du:dateUtc="2025-07-21T07:24:00Z">
            <w:rPr>
              <w:rStyle w:val="VerbatimChar"/>
            </w:rPr>
          </w:rPrChange>
        </w:rPr>
        <w:t xml:space="preserve"> </w:t>
      </w:r>
      <w:proofErr w:type="spellStart"/>
      <w:r w:rsidRPr="00DA4C90">
        <w:rPr>
          <w:rStyle w:val="VerbatimChar"/>
          <w:lang w:val="de-DE"/>
          <w:rPrChange w:id="166" w:author="Andy O'DWYER" w:date="2025-07-21T09:24:00Z" w16du:dateUtc="2025-07-21T07:24:00Z">
            <w:rPr>
              <w:rStyle w:val="VerbatimChar"/>
            </w:rPr>
          </w:rPrChange>
        </w:rPr>
        <w:t>präsident</w:t>
      </w:r>
      <w:proofErr w:type="spellEnd"/>
      <w:r w:rsidRPr="00DA4C90">
        <w:rPr>
          <w:rStyle w:val="VerbatimChar"/>
          <w:lang w:val="de-DE"/>
          <w:rPrChange w:id="167" w:author="Andy O'DWYER" w:date="2025-07-21T09:24:00Z" w16du:dateUtc="2025-07-21T07:24:00Z">
            <w:rPr>
              <w:rStyle w:val="VerbatimChar"/>
            </w:rPr>
          </w:rPrChange>
        </w:rPr>
        <w:t xml:space="preserve"> verehrt </w:t>
      </w:r>
      <w:proofErr w:type="spellStart"/>
      <w:r w:rsidRPr="00DA4C90">
        <w:rPr>
          <w:rStyle w:val="VerbatimChar"/>
          <w:lang w:val="de-DE"/>
          <w:rPrChange w:id="168" w:author="Andy O'DWYER" w:date="2025-07-21T09:24:00Z" w16du:dateUtc="2025-07-21T07:24:00Z">
            <w:rPr>
              <w:rStyle w:val="VerbatimChar"/>
            </w:rPr>
          </w:rPrChange>
        </w:rPr>
        <w:t>dame</w:t>
      </w:r>
      <w:proofErr w:type="spellEnd"/>
      <w:r w:rsidRPr="00DA4C90">
        <w:rPr>
          <w:rStyle w:val="VerbatimChar"/>
          <w:lang w:val="de-DE"/>
          <w:rPrChange w:id="169" w:author="Andy O'DWYER" w:date="2025-07-21T09:24:00Z" w16du:dateUtc="2025-07-21T07:24:00Z">
            <w:rPr>
              <w:rStyle w:val="VerbatimChar"/>
            </w:rPr>
          </w:rPrChange>
        </w:rPr>
        <w:t xml:space="preserve"> </w:t>
      </w:r>
      <w:proofErr w:type="spellStart"/>
      <w:r w:rsidRPr="00DA4C90">
        <w:rPr>
          <w:rStyle w:val="VerbatimChar"/>
          <w:lang w:val="de-DE"/>
          <w:rPrChange w:id="170" w:author="Andy O'DWYER" w:date="2025-07-21T09:24:00Z" w16du:dateUtc="2025-07-21T07:24:00Z">
            <w:rPr>
              <w:rStyle w:val="VerbatimChar"/>
            </w:rPr>
          </w:rPrChange>
        </w:rPr>
        <w:t>herr</w:t>
      </w:r>
      <w:proofErr w:type="spellEnd"/>
      <w:r w:rsidRPr="00DA4C90">
        <w:rPr>
          <w:rStyle w:val="VerbatimChar"/>
          <w:lang w:val="de-DE"/>
          <w:rPrChange w:id="171" w:author="Andy O'DWYER" w:date="2025-07-21T09:24:00Z" w16du:dateUtc="2025-07-21T07:24:00Z">
            <w:rPr>
              <w:rStyle w:val="VerbatimChar"/>
            </w:rPr>
          </w:rPrChange>
        </w:rPr>
        <w:t xml:space="preserve"> ...  </w:t>
      </w:r>
      <w:r w:rsidRPr="00DA4C90">
        <w:rPr>
          <w:lang w:val="de-DE"/>
          <w:rPrChange w:id="172" w:author="Andy O'DWYER" w:date="2025-07-21T09:24:00Z" w16du:dateUtc="2025-07-21T07:24:00Z">
            <w:rPr/>
          </w:rPrChange>
        </w:rPr>
        <w:br/>
      </w:r>
      <w:proofErr w:type="gramStart"/>
      <w:r w:rsidRPr="00DA4C90">
        <w:rPr>
          <w:rStyle w:val="VerbatimChar"/>
          <w:lang w:val="de-DE"/>
          <w:rPrChange w:id="173" w:author="Andy O'DWYER" w:date="2025-07-21T09:24:00Z" w16du:dateUtc="2025-07-21T07:24:00Z">
            <w:rPr>
              <w:rStyle w:val="VerbatimChar"/>
            </w:rPr>
          </w:rPrChange>
        </w:rPr>
        <w:t>9998  \</w:t>
      </w:r>
      <w:proofErr w:type="gramEnd"/>
      <w:r w:rsidRPr="00DA4C90">
        <w:rPr>
          <w:rStyle w:val="VerbatimChar"/>
          <w:lang w:val="de-DE"/>
          <w:rPrChange w:id="174" w:author="Andy O'DWYER" w:date="2025-07-21T09:24:00Z" w16du:dateUtc="2025-07-21T07:24:00Z">
            <w:rPr>
              <w:rStyle w:val="VerbatimChar"/>
            </w:rPr>
          </w:rPrChange>
        </w:rPr>
        <w:t xml:space="preserve">n           geben </w:t>
      </w:r>
      <w:proofErr w:type="spellStart"/>
      <w:r w:rsidRPr="00DA4C90">
        <w:rPr>
          <w:rStyle w:val="VerbatimChar"/>
          <w:lang w:val="de-DE"/>
          <w:rPrChange w:id="175" w:author="Andy O'DWYER" w:date="2025-07-21T09:24:00Z" w16du:dateUtc="2025-07-21T07:24:00Z">
            <w:rPr>
              <w:rStyle w:val="VerbatimChar"/>
            </w:rPr>
          </w:rPrChange>
        </w:rPr>
        <w:t>wunsch</w:t>
      </w:r>
      <w:proofErr w:type="spellEnd"/>
      <w:r w:rsidRPr="00DA4C90">
        <w:rPr>
          <w:rStyle w:val="VerbatimChar"/>
          <w:lang w:val="de-DE"/>
          <w:rPrChange w:id="176" w:author="Andy O'DWYER" w:date="2025-07-21T09:24:00Z" w16du:dateUtc="2025-07-21T07:24:00Z">
            <w:rPr>
              <w:rStyle w:val="VerbatimChar"/>
            </w:rPr>
          </w:rPrChange>
        </w:rPr>
        <w:t xml:space="preserve"> zwischenfrag \n          </w:t>
      </w:r>
      <w:r w:rsidRPr="00DA4C90">
        <w:rPr>
          <w:lang w:val="de-DE"/>
          <w:rPrChange w:id="177" w:author="Andy O'DWYER" w:date="2025-07-21T09:24:00Z" w16du:dateUtc="2025-07-21T07:24:00Z">
            <w:rPr/>
          </w:rPrChange>
        </w:rPr>
        <w:br/>
      </w:r>
      <w:proofErr w:type="gramStart"/>
      <w:r w:rsidRPr="00DA4C90">
        <w:rPr>
          <w:rStyle w:val="VerbatimChar"/>
          <w:lang w:val="de-DE"/>
          <w:rPrChange w:id="178" w:author="Andy O'DWYER" w:date="2025-07-21T09:24:00Z" w16du:dateUtc="2025-07-21T07:24:00Z">
            <w:rPr>
              <w:rStyle w:val="VerbatimChar"/>
            </w:rPr>
          </w:rPrChange>
        </w:rPr>
        <w:t>9999  \</w:t>
      </w:r>
      <w:proofErr w:type="gramEnd"/>
      <w:r w:rsidRPr="00DA4C90">
        <w:rPr>
          <w:rStyle w:val="VerbatimChar"/>
          <w:lang w:val="de-DE"/>
          <w:rPrChange w:id="179" w:author="Andy O'DWYER" w:date="2025-07-21T09:24:00Z" w16du:dateUtc="2025-07-21T07:24:00Z">
            <w:rPr>
              <w:rStyle w:val="VerbatimChar"/>
            </w:rPr>
          </w:rPrChange>
        </w:rPr>
        <w:t xml:space="preserve">n           </w:t>
      </w:r>
      <w:proofErr w:type="spellStart"/>
      <w:r w:rsidRPr="00DA4C90">
        <w:rPr>
          <w:rStyle w:val="VerbatimChar"/>
          <w:lang w:val="de-DE"/>
          <w:rPrChange w:id="180" w:author="Andy O'DWYER" w:date="2025-07-21T09:24:00Z" w16du:dateUtc="2025-07-21T07:24:00Z">
            <w:rPr>
              <w:rStyle w:val="VerbatimChar"/>
            </w:rPr>
          </w:rPrChange>
        </w:rPr>
        <w:t>wort</w:t>
      </w:r>
      <w:proofErr w:type="spellEnd"/>
      <w:r w:rsidRPr="00DA4C90">
        <w:rPr>
          <w:rStyle w:val="VerbatimChar"/>
          <w:lang w:val="de-DE"/>
          <w:rPrChange w:id="181" w:author="Andy O'DWYER" w:date="2025-07-21T09:24:00Z" w16du:dateUtc="2025-07-21T07:24:00Z">
            <w:rPr>
              <w:rStyle w:val="VerbatimChar"/>
            </w:rPr>
          </w:rPrChange>
        </w:rPr>
        <w:t xml:space="preserve"> abgeordneter frau </w:t>
      </w:r>
      <w:proofErr w:type="spellStart"/>
      <w:r w:rsidRPr="00DA4C90">
        <w:rPr>
          <w:rStyle w:val="VerbatimChar"/>
          <w:lang w:val="de-DE"/>
          <w:rPrChange w:id="182" w:author="Andy O'DWYER" w:date="2025-07-21T09:24:00Z" w16du:dateUtc="2025-07-21T07:24:00Z">
            <w:rPr>
              <w:rStyle w:val="VerbatimChar"/>
            </w:rPr>
          </w:rPrChange>
        </w:rPr>
        <w:t>dr.</w:t>
      </w:r>
      <w:proofErr w:type="spellEnd"/>
      <w:r w:rsidRPr="00DA4C90">
        <w:rPr>
          <w:rStyle w:val="VerbatimChar"/>
          <w:lang w:val="de-DE"/>
          <w:rPrChange w:id="183" w:author="Andy O'DWYER" w:date="2025-07-21T09:24:00Z" w16du:dateUtc="2025-07-21T07:24:00Z">
            <w:rPr>
              <w:rStyle w:val="VerbatimChar"/>
            </w:rPr>
          </w:rPrChange>
        </w:rPr>
        <w:t xml:space="preserve"> </w:t>
      </w:r>
      <w:proofErr w:type="spellStart"/>
      <w:r w:rsidRPr="00DA4C90">
        <w:rPr>
          <w:rStyle w:val="VerbatimChar"/>
          <w:lang w:val="de-DE"/>
          <w:rPrChange w:id="184" w:author="Andy O'DWYER" w:date="2025-07-21T09:24:00Z" w16du:dateUtc="2025-07-21T07:24:00Z">
            <w:rPr>
              <w:rStyle w:val="VerbatimChar"/>
            </w:rPr>
          </w:rPrChange>
        </w:rPr>
        <w:t>segall</w:t>
      </w:r>
      <w:proofErr w:type="spellEnd"/>
      <w:r w:rsidRPr="00DA4C90">
        <w:rPr>
          <w:rStyle w:val="VerbatimChar"/>
          <w:lang w:val="de-DE"/>
          <w:rPrChange w:id="185" w:author="Andy O'DWYER" w:date="2025-07-21T09:24:00Z" w16du:dateUtc="2025-07-21T07:24:00Z">
            <w:rPr>
              <w:rStyle w:val="VerbatimChar"/>
            </w:rPr>
          </w:rPrChange>
        </w:rPr>
        <w:t xml:space="preserve">...  </w:t>
      </w:r>
      <w:r w:rsidRPr="00DA4C90">
        <w:rPr>
          <w:lang w:val="de-DE"/>
          <w:rPrChange w:id="186" w:author="Andy O'DWYER" w:date="2025-07-21T09:24:00Z" w16du:dateUtc="2025-07-21T07:24:00Z">
            <w:rPr/>
          </w:rPrChange>
        </w:rPr>
        <w:br/>
      </w:r>
      <w:r w:rsidRPr="00DA4C90">
        <w:rPr>
          <w:lang w:val="de-DE"/>
          <w:rPrChange w:id="187" w:author="Andy O'DWYER" w:date="2025-07-21T09:24:00Z" w16du:dateUtc="2025-07-21T07:24:00Z">
            <w:rPr/>
          </w:rPrChange>
        </w:rPr>
        <w:br/>
      </w:r>
      <w:r>
        <w:rPr>
          <w:rStyle w:val="VerbatimChar"/>
        </w:rPr>
        <w:t>[10000 rows x 7 columns]</w:t>
      </w:r>
    </w:p>
    <w:p w14:paraId="61A10BD7" w14:textId="77777777" w:rsidR="0020256D" w:rsidRDefault="00000000">
      <w:pPr>
        <w:pStyle w:val="Heading3"/>
      </w:pPr>
      <w:r>
        <w:t>Term frequencies</w:t>
      </w:r>
    </w:p>
    <w:p w14:paraId="7A502792" w14:textId="2EC3FC11" w:rsidR="0020256D" w:rsidRDefault="00000000">
      <w:pPr>
        <w:pStyle w:val="FirstParagraph"/>
      </w:pPr>
      <w:r>
        <w:t>The initial step in examining the discussions of the Wehrmacht in the Bundestag is to explore when this term was mentioned and by whom. A frequency analysis allows</w:t>
      </w:r>
      <w:ins w:id="188" w:author="Andy O'DWYER" w:date="2025-07-21T09:27:00Z" w16du:dateUtc="2025-07-21T07:27:00Z">
        <w:r w:rsidR="00DA4C90">
          <w:t xml:space="preserve"> us</w:t>
        </w:r>
      </w:ins>
      <w:r>
        <w:t xml:space="preserve"> to investigate trends in the term’s prominence over time. To this end, both the absolute frequency and relative frequency of the term “Wehrmacht” are determined based on the year and the speaker’s party affiliation. The absolute frequency refers to the raw number of instances of the term in a given legislative period, indicating its frequency of use and distribution across parties. This number is juxtaposed with the total count of tokens in that period’s debates to derive the relative frequency.</w:t>
      </w:r>
    </w:p>
    <w:p w14:paraId="700AFE87" w14:textId="77777777" w:rsidR="0020256D" w:rsidRDefault="00000000">
      <w:pPr>
        <w:pStyle w:val="BodyText"/>
      </w:pPr>
      <w:r>
        <w:t>When counting the mentions of the Wehrmacht, all tokens including “wehrmacht” as a substring are considered. This way, the process can account for commonly occurring German compound words such as “Wehrmachtsangehöriger” (member of the Wehrmacht) or “Wehrmachtsaustellung” (Wehrmacht exhibition), which consequently will be counted as separate mentions of the Wehrmacht itself. The frequency analysis is also crucial in informing the subsequent analytical steps. In time frames with very low frequencies, a term's relation cannot be modeled reliably.</w:t>
      </w:r>
    </w:p>
    <w:p w14:paraId="70D36FDC" w14:textId="77777777" w:rsidR="0020256D" w:rsidRDefault="00000000">
      <w:pPr>
        <w:pStyle w:val="SourceCode"/>
      </w:pPr>
      <w:r>
        <w:rPr>
          <w:rStyle w:val="CommentTok"/>
        </w:rPr>
        <w:t># Wehrmacht mentions can be counted from the "text" data in the DataFrame.</w:t>
      </w:r>
      <w:r>
        <w:br/>
      </w:r>
      <w:r>
        <w:br/>
      </w:r>
      <w:r>
        <w:rPr>
          <w:rStyle w:val="CommentTok"/>
        </w:rPr>
        <w:t xml:space="preserve"># A function is defined to count the occurrences of the substring "wehrmacht" </w:t>
      </w:r>
      <w:r>
        <w:rPr>
          <w:rStyle w:val="CommentTok"/>
        </w:rPr>
        <w:lastRenderedPageBreak/>
        <w:t>in the lowercased text.</w:t>
      </w:r>
      <w:r>
        <w:br/>
      </w:r>
      <w:r>
        <w:rPr>
          <w:rStyle w:val="KeywordTok"/>
        </w:rPr>
        <w:t>def</w:t>
      </w:r>
      <w:r>
        <w:rPr>
          <w:rStyle w:val="NormalTok"/>
        </w:rPr>
        <w:t xml:space="preserve"> count_wehrmacht_occurrences(text):</w:t>
      </w:r>
      <w:r>
        <w:br/>
      </w:r>
      <w:r>
        <w:rPr>
          <w:rStyle w:val="NormalTok"/>
        </w:rPr>
        <w:t xml:space="preserve">    </w:t>
      </w:r>
      <w:r>
        <w:rPr>
          <w:rStyle w:val="ControlFlowTok"/>
        </w:rPr>
        <w:t>return</w:t>
      </w:r>
      <w:r>
        <w:rPr>
          <w:rStyle w:val="NormalTok"/>
        </w:rPr>
        <w:t xml:space="preserve"> text.lower().count(</w:t>
      </w:r>
      <w:r>
        <w:rPr>
          <w:rStyle w:val="StringTok"/>
        </w:rPr>
        <w:t>'wehrmacht'</w:t>
      </w:r>
      <w:r>
        <w:rPr>
          <w:rStyle w:val="NormalTok"/>
        </w:rPr>
        <w:t>)</w:t>
      </w:r>
      <w:r>
        <w:br/>
      </w:r>
      <w:r>
        <w:br/>
      </w:r>
      <w:r>
        <w:rPr>
          <w:rStyle w:val="CommentTok"/>
        </w:rPr>
        <w:t># This function is applied to the DataFrame's "text" column. The results for each row are stored in a new column "wehrmacht_occurrences".</w:t>
      </w:r>
      <w:r>
        <w:br/>
      </w:r>
      <w:r>
        <w:rPr>
          <w:rStyle w:val="NormalTok"/>
        </w:rPr>
        <w:t>bundestag_data[</w:t>
      </w:r>
      <w:r>
        <w:rPr>
          <w:rStyle w:val="StringTok"/>
        </w:rPr>
        <w:t>'wehrmacht_occurrences'</w:t>
      </w:r>
      <w:r>
        <w:rPr>
          <w:rStyle w:val="NormalTok"/>
        </w:rPr>
        <w:t xml:space="preserve">] </w:t>
      </w:r>
      <w:r>
        <w:rPr>
          <w:rStyle w:val="OperatorTok"/>
        </w:rPr>
        <w:t>=</w:t>
      </w:r>
      <w:r>
        <w:rPr>
          <w:rStyle w:val="NormalTok"/>
        </w:rPr>
        <w:t xml:space="preserve"> bundestag_data[</w:t>
      </w:r>
      <w:r>
        <w:rPr>
          <w:rStyle w:val="StringTok"/>
        </w:rPr>
        <w:t>'text'</w:t>
      </w:r>
      <w:r>
        <w:rPr>
          <w:rStyle w:val="NormalTok"/>
        </w:rPr>
        <w:t>].</w:t>
      </w:r>
      <w:r>
        <w:rPr>
          <w:rStyle w:val="BuiltInTok"/>
        </w:rPr>
        <w:t>apply</w:t>
      </w:r>
      <w:r>
        <w:rPr>
          <w:rStyle w:val="NormalTok"/>
        </w:rPr>
        <w:t>(count_wehrmacht_occurrences)</w:t>
      </w:r>
      <w:r>
        <w:br/>
      </w:r>
      <w:r>
        <w:br/>
      </w:r>
      <w:r>
        <w:rPr>
          <w:rStyle w:val="CommentTok"/>
        </w:rPr>
        <w:t># The new column "wehrmacht_occurrences" can be used to count or visualize mentions of the Wehrmacht over time and in relation to speakers and parties.</w:t>
      </w:r>
    </w:p>
    <w:p w14:paraId="7A773DA2" w14:textId="77777777" w:rsidR="0020256D" w:rsidRDefault="00000000">
      <w:pPr>
        <w:pStyle w:val="Heading3"/>
      </w:pPr>
      <w:r>
        <w:t>Word embedding neighbors</w:t>
      </w:r>
    </w:p>
    <w:p w14:paraId="4B8473A6" w14:textId="77777777" w:rsidR="0020256D" w:rsidRDefault="00000000">
      <w:pPr>
        <w:pStyle w:val="FirstParagraph"/>
      </w:pPr>
      <w:r>
        <w:t>After conducting the frequency analysis, word embeddings are utilized to explore the contexts in which the Wehrmacht is referenced in the Bundestag’s proceedings. Word embeddings model the sematic relations among words in a corpus by generating vector representations for each word. The underlying hypothesis for generating such representations is usually traced to (Harris) and (Firth). A prevalent method for reducing these representations to vectors of a fixed length is Word2Vec by (Mikolov et al.). Once vector representations for words in a corpus are derived, the cosine similarity between two vectors indicates the semantic similarity between the words they represent in the underlying corpus. Compared to more recent contextualized embeddings, these word embeddings can be trained on smaller corpora with fewer computational resources while remaining easier to interpret, making them attractive for applications in the humanities.</w:t>
      </w:r>
    </w:p>
    <w:p w14:paraId="335594A0" w14:textId="77777777" w:rsidR="0020256D" w:rsidRDefault="00000000">
      <w:pPr>
        <w:pStyle w:val="BodyText"/>
      </w:pPr>
      <w:r>
        <w:t>Word embeddings have been utilized in historical research in multiple ways. Usually, a corpus is split into multiple time frames to create corresponding diachronic word embeddings. (Kutuzov et al.) surveyed the emergence and different adaptations of this approach. (Wevers and Koolen) discussed the technique’s application to historical questions. Specifically, they outlined how tracing the semantic change of terms through word embeddings can assist historians in understanding how cultural concepts evolve.</w:t>
      </w:r>
    </w:p>
    <w:p w14:paraId="7533987C" w14:textId="77777777" w:rsidR="0020256D" w:rsidRDefault="00000000">
      <w:pPr>
        <w:pStyle w:val="BodyText"/>
      </w:pPr>
      <w:r>
        <w:t>Several works touched on the application of diachronic word embeddings to the Bundestag’s proceedings. However, these primarily concentrate on refining and evaluating the method rather than building on existing historical research. For example, (Blätte and Blessing) illustrated how word embeddings can show the distinct use of specific terms by representatives of different parties. (Walter et al.) incorporated word embeddings as part of a method to quantify political bias, estimating both antisemitic and anti-communist inclinations in German parliamentary proceedings. Similarly, (Beese et al.) integrated word embeddings into a method to infer the support for migration and women’s rights within German parliaments.</w:t>
      </w:r>
    </w:p>
    <w:p w14:paraId="576DCF7F" w14:textId="77777777" w:rsidR="0020256D" w:rsidRDefault="00000000">
      <w:pPr>
        <w:pStyle w:val="BodyText"/>
      </w:pPr>
      <w:r>
        <w:t xml:space="preserve">The straightforward approach suggested by (Blätte and Blessing) is employed first. To demonstrate the changes in the usage of the term “Wehrmacht” over time, multiple diachronic word embedding models are trained, and comparisons are made between the nearest neighbors of the term’s vectors across these models. Prior to training, preprocessing steps are applied: All tokens in the corpus are lemmatized and converted to </w:t>
      </w:r>
      <w:r>
        <w:lastRenderedPageBreak/>
        <w:t>lowercase. This preprocessed data is stored in the DataFrame's "preprocessed_text" column. Utterances containing fewer than ten tokens are removed from the training data, as these tend to be short, often repetitive, procedural statements not pertinent to the debate’s subject. The training itself utilizes the Word2Vec implementation within the Gensim framework (Řehůřek and Sojka). To enable the models to learn a wider context of term usage, the window parameter is increased to ten. Skip-Gram is used as the training method, all other parameters are set to default.</w:t>
      </w:r>
    </w:p>
    <w:p w14:paraId="2ABE1E1E" w14:textId="77777777" w:rsidR="0020256D" w:rsidRDefault="00000000">
      <w:pPr>
        <w:pStyle w:val="SourceCode"/>
      </w:pPr>
      <w:r>
        <w:rPr>
          <w:rStyle w:val="CommentTok"/>
        </w:rPr>
        <w:t xml:space="preserve"># Diachronic word embeddings are trained in the Word2Vec implementation of the Gensim library. </w:t>
      </w:r>
      <w:r>
        <w:br/>
      </w:r>
      <w:r>
        <w:rPr>
          <w:rStyle w:val="CommentTok"/>
        </w:rPr>
        <w:t xml:space="preserve"># Gensim is an open-source Python library offering implementations of various unsupervised methods employed in corpus linguistics. </w:t>
      </w:r>
      <w:r>
        <w:br/>
      </w:r>
      <w:r>
        <w:rPr>
          <w:rStyle w:val="CommentTok"/>
        </w:rPr>
        <w:t xml:space="preserve"># These include word embedding methods like FastText and Word2Vec and topic modelling methods like LSI and LDA.   </w:t>
      </w:r>
      <w:r>
        <w:br/>
      </w:r>
      <w:r>
        <w:rPr>
          <w:rStyle w:val="ImportTok"/>
        </w:rPr>
        <w:t>import</w:t>
      </w:r>
      <w:r>
        <w:rPr>
          <w:rStyle w:val="NormalTok"/>
        </w:rPr>
        <w:t xml:space="preserve"> gensim</w:t>
      </w:r>
      <w:r>
        <w:br/>
      </w:r>
      <w:r>
        <w:rPr>
          <w:rStyle w:val="ImportTok"/>
        </w:rPr>
        <w:t>from</w:t>
      </w:r>
      <w:r>
        <w:rPr>
          <w:rStyle w:val="NormalTok"/>
        </w:rPr>
        <w:t xml:space="preserve"> gensim.models </w:t>
      </w:r>
      <w:r>
        <w:rPr>
          <w:rStyle w:val="ImportTok"/>
        </w:rPr>
        <w:t>import</w:t>
      </w:r>
      <w:r>
        <w:rPr>
          <w:rStyle w:val="NormalTok"/>
        </w:rPr>
        <w:t xml:space="preserve"> Word2Vec</w:t>
      </w:r>
      <w:r>
        <w:br/>
      </w:r>
      <w:r>
        <w:br/>
      </w:r>
      <w:r>
        <w:rPr>
          <w:rStyle w:val="CommentTok"/>
        </w:rPr>
        <w:t xml:space="preserve"># A diachronic slice of the preprocessed text data is selected and filtered from the DataFrame. </w:t>
      </w:r>
      <w:r>
        <w:br/>
      </w:r>
      <w:r>
        <w:rPr>
          <w:rStyle w:val="CommentTok"/>
        </w:rPr>
        <w:t># Here the selection is made by legislative period. If desired, it is also possible to divide the data by years, speakers, parties, etc.</w:t>
      </w:r>
      <w:r>
        <w:br/>
      </w:r>
      <w:r>
        <w:rPr>
          <w:rStyle w:val="CommentTok"/>
        </w:rPr>
        <w:t># Short utterances with less than 10 words are not included.</w:t>
      </w:r>
      <w:r>
        <w:br/>
      </w:r>
      <w:r>
        <w:rPr>
          <w:rStyle w:val="NormalTok"/>
        </w:rPr>
        <w:t xml:space="preserve">lps_to_include </w:t>
      </w:r>
      <w:r>
        <w:rPr>
          <w:rStyle w:val="OperatorTok"/>
        </w:rPr>
        <w:t>=</w:t>
      </w:r>
      <w:r>
        <w:rPr>
          <w:rStyle w:val="NormalTok"/>
        </w:rPr>
        <w:t xml:space="preserve"> [</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w:t>
      </w:r>
      <w:r>
        <w:br/>
      </w:r>
      <w:r>
        <w:rPr>
          <w:rStyle w:val="NormalTok"/>
        </w:rPr>
        <w:t xml:space="preserve">filtered_data </w:t>
      </w:r>
      <w:r>
        <w:rPr>
          <w:rStyle w:val="OperatorTok"/>
        </w:rPr>
        <w:t>=</w:t>
      </w:r>
      <w:r>
        <w:rPr>
          <w:rStyle w:val="NormalTok"/>
        </w:rPr>
        <w:t xml:space="preserve"> bundestag_data[bundestag_data[</w:t>
      </w:r>
      <w:r>
        <w:rPr>
          <w:rStyle w:val="StringTok"/>
        </w:rPr>
        <w:t>'lp'</w:t>
      </w:r>
      <w:r>
        <w:rPr>
          <w:rStyle w:val="NormalTok"/>
        </w:rPr>
        <w:t xml:space="preserve">].isin(lps_to_include) </w:t>
      </w:r>
      <w:r>
        <w:rPr>
          <w:rStyle w:val="OperatorTok"/>
        </w:rPr>
        <w:t>&amp;</w:t>
      </w:r>
      <w:r>
        <w:rPr>
          <w:rStyle w:val="NormalTok"/>
        </w:rPr>
        <w:t xml:space="preserve"> bundestag_data[</w:t>
      </w:r>
      <w:r>
        <w:rPr>
          <w:rStyle w:val="StringTok"/>
        </w:rPr>
        <w:t>'preprocessed_text'</w:t>
      </w:r>
      <w:r>
        <w:rPr>
          <w:rStyle w:val="NormalTok"/>
        </w:rPr>
        <w:t>].</w:t>
      </w:r>
      <w:r>
        <w:rPr>
          <w:rStyle w:val="BuiltInTok"/>
        </w:rPr>
        <w:t>apply</w:t>
      </w:r>
      <w:r>
        <w:rPr>
          <w:rStyle w:val="NormalTok"/>
        </w:rPr>
        <w:t>(</w:t>
      </w:r>
      <w:r>
        <w:rPr>
          <w:rStyle w:val="KeywordTok"/>
        </w:rPr>
        <w:t>lambda</w:t>
      </w:r>
      <w:r>
        <w:rPr>
          <w:rStyle w:val="NormalTok"/>
        </w:rPr>
        <w:t xml:space="preserve"> x: </w:t>
      </w:r>
      <w:r>
        <w:rPr>
          <w:rStyle w:val="BuiltInTok"/>
        </w:rPr>
        <w:t>len</w:t>
      </w:r>
      <w:r>
        <w:rPr>
          <w:rStyle w:val="NormalTok"/>
        </w:rPr>
        <w:t xml:space="preserve">(x) </w:t>
      </w:r>
      <w:r>
        <w:rPr>
          <w:rStyle w:val="OperatorTok"/>
        </w:rPr>
        <w:t>&gt;</w:t>
      </w:r>
      <w:r>
        <w:rPr>
          <w:rStyle w:val="NormalTok"/>
        </w:rPr>
        <w:t xml:space="preserve"> </w:t>
      </w:r>
      <w:r>
        <w:rPr>
          <w:rStyle w:val="DecValTok"/>
        </w:rPr>
        <w:t>10</w:t>
      </w:r>
      <w:r>
        <w:rPr>
          <w:rStyle w:val="NormalTok"/>
        </w:rPr>
        <w:t>)]</w:t>
      </w:r>
      <w:r>
        <w:br/>
      </w:r>
      <w:r>
        <w:br/>
      </w:r>
      <w:r>
        <w:rPr>
          <w:rStyle w:val="CommentTok"/>
        </w:rPr>
        <w:t># The preprocessed text of the filtered data is transformed into a list of token lists, as required by Gensim.</w:t>
      </w:r>
      <w:r>
        <w:br/>
      </w:r>
      <w:r>
        <w:rPr>
          <w:rStyle w:val="NormalTok"/>
        </w:rPr>
        <w:t xml:space="preserve">tokenized_lists </w:t>
      </w:r>
      <w:r>
        <w:rPr>
          <w:rStyle w:val="OperatorTok"/>
        </w:rPr>
        <w:t>=</w:t>
      </w:r>
      <w:r>
        <w:rPr>
          <w:rStyle w:val="NormalTok"/>
        </w:rPr>
        <w:t xml:space="preserve"> [text.lower().split() </w:t>
      </w:r>
      <w:r>
        <w:rPr>
          <w:rStyle w:val="ControlFlowTok"/>
        </w:rPr>
        <w:t>for</w:t>
      </w:r>
      <w:r>
        <w:rPr>
          <w:rStyle w:val="NormalTok"/>
        </w:rPr>
        <w:t xml:space="preserve"> text </w:t>
      </w:r>
      <w:r>
        <w:rPr>
          <w:rStyle w:val="KeywordTok"/>
        </w:rPr>
        <w:t>in</w:t>
      </w:r>
      <w:r>
        <w:rPr>
          <w:rStyle w:val="NormalTok"/>
        </w:rPr>
        <w:t xml:space="preserve"> filtered_data[</w:t>
      </w:r>
      <w:r>
        <w:rPr>
          <w:rStyle w:val="StringTok"/>
        </w:rPr>
        <w:t>'preprocessed_text'</w:t>
      </w:r>
      <w:r>
        <w:rPr>
          <w:rStyle w:val="NormalTok"/>
        </w:rPr>
        <w:t>]]</w:t>
      </w:r>
      <w:r>
        <w:br/>
      </w:r>
      <w:r>
        <w:br/>
      </w:r>
      <w:r>
        <w:rPr>
          <w:rStyle w:val="CommentTok"/>
        </w:rPr>
        <w:t># An embedding model is trained on the token lists.</w:t>
      </w:r>
      <w:r>
        <w:br/>
      </w:r>
      <w:r>
        <w:rPr>
          <w:rStyle w:val="CommentTok"/>
        </w:rPr>
        <w:t xml:space="preserve"># Various parameters may be set here to influence the training. The window parameter has been increased from the default value to capture larger context windows. </w:t>
      </w:r>
      <w:r>
        <w:br/>
      </w:r>
      <w:r>
        <w:rPr>
          <w:rStyle w:val="NormalTok"/>
        </w:rPr>
        <w:t xml:space="preserve">embedding_model </w:t>
      </w:r>
      <w:r>
        <w:rPr>
          <w:rStyle w:val="OperatorTok"/>
        </w:rPr>
        <w:t>=</w:t>
      </w:r>
      <w:r>
        <w:rPr>
          <w:rStyle w:val="NormalTok"/>
        </w:rPr>
        <w:t xml:space="preserve"> Word2Vec(tokenized_lists, window </w:t>
      </w:r>
      <w:r>
        <w:rPr>
          <w:rStyle w:val="OperatorTok"/>
        </w:rPr>
        <w:t>=</w:t>
      </w:r>
      <w:r>
        <w:rPr>
          <w:rStyle w:val="NormalTok"/>
        </w:rPr>
        <w:t xml:space="preserve"> </w:t>
      </w:r>
      <w:r>
        <w:rPr>
          <w:rStyle w:val="DecValTok"/>
        </w:rPr>
        <w:t>10</w:t>
      </w:r>
      <w:r>
        <w:rPr>
          <w:rStyle w:val="NormalTok"/>
        </w:rPr>
        <w:t>)</w:t>
      </w:r>
    </w:p>
    <w:p w14:paraId="5A963CB7" w14:textId="77777777" w:rsidR="0020256D" w:rsidRDefault="00000000">
      <w:pPr>
        <w:pStyle w:val="SourceCode"/>
      </w:pPr>
      <w:r>
        <w:rPr>
          <w:rStyle w:val="CommentTok"/>
        </w:rPr>
        <w:t># As an alternative to training a new model, we supply a pretrained model of the legislative periods one through three to explore here.</w:t>
      </w:r>
      <w:r>
        <w:br/>
      </w:r>
      <w:r>
        <w:rPr>
          <w:rStyle w:val="CommentTok"/>
        </w:rPr>
        <w:t># The following lines of code may be run to load the pretrained model. Notice that the same variable as in the preceding block is used.</w:t>
      </w:r>
      <w:r>
        <w:br/>
      </w:r>
      <w:r>
        <w:rPr>
          <w:rStyle w:val="ImportTok"/>
        </w:rPr>
        <w:t>import</w:t>
      </w:r>
      <w:r>
        <w:rPr>
          <w:rStyle w:val="NormalTok"/>
        </w:rPr>
        <w:t xml:space="preserve"> gensim</w:t>
      </w:r>
      <w:r>
        <w:br/>
      </w:r>
      <w:r>
        <w:rPr>
          <w:rStyle w:val="ImportTok"/>
        </w:rPr>
        <w:t>from</w:t>
      </w:r>
      <w:r>
        <w:rPr>
          <w:rStyle w:val="NormalTok"/>
        </w:rPr>
        <w:t xml:space="preserve"> gensim.models </w:t>
      </w:r>
      <w:r>
        <w:rPr>
          <w:rStyle w:val="ImportTok"/>
        </w:rPr>
        <w:t>import</w:t>
      </w:r>
      <w:r>
        <w:rPr>
          <w:rStyle w:val="NormalTok"/>
        </w:rPr>
        <w:t xml:space="preserve"> Word2Vec</w:t>
      </w:r>
      <w:r>
        <w:br/>
      </w:r>
      <w:r>
        <w:br/>
      </w:r>
      <w:r>
        <w:rPr>
          <w:rStyle w:val="NormalTok"/>
        </w:rPr>
        <w:t xml:space="preserve">embedding_model </w:t>
      </w:r>
      <w:r>
        <w:rPr>
          <w:rStyle w:val="OperatorTok"/>
        </w:rPr>
        <w:t>=</w:t>
      </w:r>
      <w:r>
        <w:rPr>
          <w:rStyle w:val="NormalTok"/>
        </w:rPr>
        <w:t xml:space="preserve"> Word2Vec.load(</w:t>
      </w:r>
      <w:r>
        <w:rPr>
          <w:rStyle w:val="StringTok"/>
        </w:rPr>
        <w:t>'./pretrained_models/pretrained_model.model'</w:t>
      </w:r>
      <w:r>
        <w:rPr>
          <w:rStyle w:val="NormalTok"/>
        </w:rPr>
        <w:t>)</w:t>
      </w:r>
    </w:p>
    <w:p w14:paraId="50A40DD3" w14:textId="77777777" w:rsidR="0020256D" w:rsidRDefault="00000000">
      <w:pPr>
        <w:pStyle w:val="SourceCode"/>
      </w:pPr>
      <w:r>
        <w:rPr>
          <w:rStyle w:val="CommentTok"/>
        </w:rPr>
        <w:t># Looking at a term's nearest neighbors within a word embedding model is done by a Gensim method.</w:t>
      </w:r>
      <w:r>
        <w:br/>
      </w:r>
      <w:r>
        <w:rPr>
          <w:rStyle w:val="CommentTok"/>
        </w:rPr>
        <w:t># Here, the ten closest vectors to the "wehrmacht" vector by cosine similarity are determined.</w:t>
      </w:r>
      <w:r>
        <w:br/>
      </w:r>
      <w:r>
        <w:rPr>
          <w:rStyle w:val="CommentTok"/>
        </w:rPr>
        <w:lastRenderedPageBreak/>
        <w:t># Instead of "wehrmacht", any other term included in the model may be analyzed.</w:t>
      </w:r>
      <w:r>
        <w:br/>
      </w:r>
      <w:r>
        <w:rPr>
          <w:rStyle w:val="NormalTok"/>
        </w:rPr>
        <w:t xml:space="preserve">nearest_neighbors </w:t>
      </w:r>
      <w:r>
        <w:rPr>
          <w:rStyle w:val="OperatorTok"/>
        </w:rPr>
        <w:t>=</w:t>
      </w:r>
      <w:r>
        <w:rPr>
          <w:rStyle w:val="NormalTok"/>
        </w:rPr>
        <w:t xml:space="preserve"> embedding_model.wv.most_similar(</w:t>
      </w:r>
      <w:r>
        <w:rPr>
          <w:rStyle w:val="StringTok"/>
        </w:rPr>
        <w:t>'wehrmacht'</w:t>
      </w:r>
      <w:r>
        <w:rPr>
          <w:rStyle w:val="NormalTok"/>
        </w:rPr>
        <w:t xml:space="preserve">, topn </w:t>
      </w:r>
      <w:r>
        <w:rPr>
          <w:rStyle w:val="OperatorTok"/>
        </w:rPr>
        <w:t>=</w:t>
      </w:r>
      <w:r>
        <w:rPr>
          <w:rStyle w:val="NormalTok"/>
        </w:rPr>
        <w:t xml:space="preserve"> </w:t>
      </w:r>
      <w:r>
        <w:rPr>
          <w:rStyle w:val="DecValTok"/>
        </w:rPr>
        <w:t>10</w:t>
      </w:r>
      <w:r>
        <w:rPr>
          <w:rStyle w:val="NormalTok"/>
        </w:rPr>
        <w:t>)</w:t>
      </w:r>
      <w:r>
        <w:br/>
      </w:r>
      <w:r>
        <w:br/>
      </w:r>
      <w:r>
        <w:rPr>
          <w:rStyle w:val="CommentTok"/>
        </w:rPr>
        <w:t># Both the terms and cosine similarities can be displayed.</w:t>
      </w:r>
      <w:r>
        <w:br/>
      </w:r>
      <w:r>
        <w:rPr>
          <w:rStyle w:val="ControlFlowTok"/>
        </w:rPr>
        <w:t>for</w:t>
      </w:r>
      <w:r>
        <w:rPr>
          <w:rStyle w:val="NormalTok"/>
        </w:rPr>
        <w:t xml:space="preserve"> neighbor </w:t>
      </w:r>
      <w:r>
        <w:rPr>
          <w:rStyle w:val="KeywordTok"/>
        </w:rPr>
        <w:t>in</w:t>
      </w:r>
      <w:r>
        <w:rPr>
          <w:rStyle w:val="NormalTok"/>
        </w:rPr>
        <w:t xml:space="preserve"> nearest_neighbors: </w:t>
      </w:r>
      <w:r>
        <w:rPr>
          <w:rStyle w:val="BuiltInTok"/>
        </w:rPr>
        <w:t>print</w:t>
      </w:r>
      <w:r>
        <w:rPr>
          <w:rStyle w:val="NormalTok"/>
        </w:rPr>
        <w:t>(neighbor)</w:t>
      </w:r>
    </w:p>
    <w:p w14:paraId="40B32D39" w14:textId="77777777" w:rsidR="0020256D" w:rsidRPr="00DA4C90" w:rsidRDefault="00000000">
      <w:pPr>
        <w:pStyle w:val="SourceCode"/>
        <w:rPr>
          <w:lang w:val="de-DE"/>
          <w:rPrChange w:id="189" w:author="Andy O'DWYER" w:date="2025-07-21T09:24:00Z" w16du:dateUtc="2025-07-21T07:24:00Z">
            <w:rPr/>
          </w:rPrChange>
        </w:rPr>
      </w:pPr>
      <w:r w:rsidRPr="00DA4C90">
        <w:rPr>
          <w:rStyle w:val="VerbatimChar"/>
          <w:lang w:val="de-DE"/>
          <w:rPrChange w:id="190" w:author="Andy O'DWYER" w:date="2025-07-21T09:24:00Z" w16du:dateUtc="2025-07-21T07:24:00Z">
            <w:rPr>
              <w:rStyle w:val="VerbatimChar"/>
            </w:rPr>
          </w:rPrChange>
        </w:rPr>
        <w:t>('</w:t>
      </w:r>
      <w:proofErr w:type="spellStart"/>
      <w:r w:rsidRPr="00DA4C90">
        <w:rPr>
          <w:rStyle w:val="VerbatimChar"/>
          <w:lang w:val="de-DE"/>
          <w:rPrChange w:id="191" w:author="Andy O'DWYER" w:date="2025-07-21T09:24:00Z" w16du:dateUtc="2025-07-21T07:24:00Z">
            <w:rPr>
              <w:rStyle w:val="VerbatimChar"/>
            </w:rPr>
          </w:rPrChange>
        </w:rPr>
        <w:t>heer</w:t>
      </w:r>
      <w:proofErr w:type="spellEnd"/>
      <w:r w:rsidRPr="00DA4C90">
        <w:rPr>
          <w:rStyle w:val="VerbatimChar"/>
          <w:lang w:val="de-DE"/>
          <w:rPrChange w:id="192" w:author="Andy O'DWYER" w:date="2025-07-21T09:24:00Z" w16du:dateUtc="2025-07-21T07:24:00Z">
            <w:rPr>
              <w:rStyle w:val="VerbatimChar"/>
            </w:rPr>
          </w:rPrChange>
        </w:rPr>
        <w:t>', 0.7875537276268005)</w:t>
      </w:r>
      <w:r w:rsidRPr="00DA4C90">
        <w:rPr>
          <w:lang w:val="de-DE"/>
          <w:rPrChange w:id="193" w:author="Andy O'DWYER" w:date="2025-07-21T09:24:00Z" w16du:dateUtc="2025-07-21T07:24:00Z">
            <w:rPr/>
          </w:rPrChange>
        </w:rPr>
        <w:br/>
      </w:r>
      <w:r w:rsidRPr="00DA4C90">
        <w:rPr>
          <w:rStyle w:val="VerbatimChar"/>
          <w:lang w:val="de-DE"/>
          <w:rPrChange w:id="194" w:author="Andy O'DWYER" w:date="2025-07-21T09:24:00Z" w16du:dateUtc="2025-07-21T07:24:00Z">
            <w:rPr>
              <w:rStyle w:val="VerbatimChar"/>
            </w:rPr>
          </w:rPrChange>
        </w:rPr>
        <w:t>('</w:t>
      </w:r>
      <w:proofErr w:type="spellStart"/>
      <w:r w:rsidRPr="00DA4C90">
        <w:rPr>
          <w:rStyle w:val="VerbatimChar"/>
          <w:lang w:val="de-DE"/>
          <w:rPrChange w:id="195" w:author="Andy O'DWYER" w:date="2025-07-21T09:24:00Z" w16du:dateUtc="2025-07-21T07:24:00Z">
            <w:rPr>
              <w:rStyle w:val="VerbatimChar"/>
            </w:rPr>
          </w:rPrChange>
        </w:rPr>
        <w:t>soldat</w:t>
      </w:r>
      <w:proofErr w:type="spellEnd"/>
      <w:r w:rsidRPr="00DA4C90">
        <w:rPr>
          <w:rStyle w:val="VerbatimChar"/>
          <w:lang w:val="de-DE"/>
          <w:rPrChange w:id="196" w:author="Andy O'DWYER" w:date="2025-07-21T09:24:00Z" w16du:dateUtc="2025-07-21T07:24:00Z">
            <w:rPr>
              <w:rStyle w:val="VerbatimChar"/>
            </w:rPr>
          </w:rPrChange>
        </w:rPr>
        <w:t>', 0.7799506783485413)</w:t>
      </w:r>
      <w:r w:rsidRPr="00DA4C90">
        <w:rPr>
          <w:lang w:val="de-DE"/>
          <w:rPrChange w:id="197" w:author="Andy O'DWYER" w:date="2025-07-21T09:24:00Z" w16du:dateUtc="2025-07-21T07:24:00Z">
            <w:rPr/>
          </w:rPrChange>
        </w:rPr>
        <w:br/>
      </w:r>
      <w:r w:rsidRPr="00DA4C90">
        <w:rPr>
          <w:rStyle w:val="VerbatimChar"/>
          <w:lang w:val="de-DE"/>
          <w:rPrChange w:id="198" w:author="Andy O'DWYER" w:date="2025-07-21T09:24:00Z" w16du:dateUtc="2025-07-21T07:24:00Z">
            <w:rPr>
              <w:rStyle w:val="VerbatimChar"/>
            </w:rPr>
          </w:rPrChange>
        </w:rPr>
        <w:t>('</w:t>
      </w:r>
      <w:proofErr w:type="spellStart"/>
      <w:r w:rsidRPr="00DA4C90">
        <w:rPr>
          <w:rStyle w:val="VerbatimChar"/>
          <w:lang w:val="de-DE"/>
          <w:rPrChange w:id="199" w:author="Andy O'DWYER" w:date="2025-07-21T09:24:00Z" w16du:dateUtc="2025-07-21T07:24:00Z">
            <w:rPr>
              <w:rStyle w:val="VerbatimChar"/>
            </w:rPr>
          </w:rPrChange>
        </w:rPr>
        <w:t>bundeswehr</w:t>
      </w:r>
      <w:proofErr w:type="spellEnd"/>
      <w:r w:rsidRPr="00DA4C90">
        <w:rPr>
          <w:rStyle w:val="VerbatimChar"/>
          <w:lang w:val="de-DE"/>
          <w:rPrChange w:id="200" w:author="Andy O'DWYER" w:date="2025-07-21T09:24:00Z" w16du:dateUtc="2025-07-21T07:24:00Z">
            <w:rPr>
              <w:rStyle w:val="VerbatimChar"/>
            </w:rPr>
          </w:rPrChange>
        </w:rPr>
        <w:t>', 0.7696952819824219)</w:t>
      </w:r>
      <w:r w:rsidRPr="00DA4C90">
        <w:rPr>
          <w:lang w:val="de-DE"/>
          <w:rPrChange w:id="201" w:author="Andy O'DWYER" w:date="2025-07-21T09:24:00Z" w16du:dateUtc="2025-07-21T07:24:00Z">
            <w:rPr/>
          </w:rPrChange>
        </w:rPr>
        <w:br/>
      </w:r>
      <w:r w:rsidRPr="00DA4C90">
        <w:rPr>
          <w:rStyle w:val="VerbatimChar"/>
          <w:lang w:val="de-DE"/>
          <w:rPrChange w:id="202" w:author="Andy O'DWYER" w:date="2025-07-21T09:24:00Z" w16du:dateUtc="2025-07-21T07:24:00Z">
            <w:rPr>
              <w:rStyle w:val="VerbatimChar"/>
            </w:rPr>
          </w:rPrChange>
        </w:rPr>
        <w:t>('</w:t>
      </w:r>
      <w:proofErr w:type="spellStart"/>
      <w:r w:rsidRPr="00DA4C90">
        <w:rPr>
          <w:rStyle w:val="VerbatimChar"/>
          <w:lang w:val="de-DE"/>
          <w:rPrChange w:id="203" w:author="Andy O'DWYER" w:date="2025-07-21T09:24:00Z" w16du:dateUtc="2025-07-21T07:24:00Z">
            <w:rPr>
              <w:rStyle w:val="VerbatimChar"/>
            </w:rPr>
          </w:rPrChange>
        </w:rPr>
        <w:t>offizier</w:t>
      </w:r>
      <w:proofErr w:type="spellEnd"/>
      <w:r w:rsidRPr="00DA4C90">
        <w:rPr>
          <w:rStyle w:val="VerbatimChar"/>
          <w:lang w:val="de-DE"/>
          <w:rPrChange w:id="204" w:author="Andy O'DWYER" w:date="2025-07-21T09:24:00Z" w16du:dateUtc="2025-07-21T07:24:00Z">
            <w:rPr>
              <w:rStyle w:val="VerbatimChar"/>
            </w:rPr>
          </w:rPrChange>
        </w:rPr>
        <w:t>', 0.7652694582939148)</w:t>
      </w:r>
      <w:r w:rsidRPr="00DA4C90">
        <w:rPr>
          <w:lang w:val="de-DE"/>
          <w:rPrChange w:id="205" w:author="Andy O'DWYER" w:date="2025-07-21T09:24:00Z" w16du:dateUtc="2025-07-21T07:24:00Z">
            <w:rPr/>
          </w:rPrChange>
        </w:rPr>
        <w:br/>
      </w:r>
      <w:r w:rsidRPr="00DA4C90">
        <w:rPr>
          <w:rStyle w:val="VerbatimChar"/>
          <w:lang w:val="de-DE"/>
          <w:rPrChange w:id="206" w:author="Andy O'DWYER" w:date="2025-07-21T09:24:00Z" w16du:dateUtc="2025-07-21T07:24:00Z">
            <w:rPr>
              <w:rStyle w:val="VerbatimChar"/>
            </w:rPr>
          </w:rPrChange>
        </w:rPr>
        <w:t>('</w:t>
      </w:r>
      <w:proofErr w:type="spellStart"/>
      <w:r w:rsidRPr="00DA4C90">
        <w:rPr>
          <w:rStyle w:val="VerbatimChar"/>
          <w:lang w:val="de-DE"/>
          <w:rPrChange w:id="207" w:author="Andy O'DWYER" w:date="2025-07-21T09:24:00Z" w16du:dateUtc="2025-07-21T07:24:00Z">
            <w:rPr>
              <w:rStyle w:val="VerbatimChar"/>
            </w:rPr>
          </w:rPrChange>
        </w:rPr>
        <w:t>armee</w:t>
      </w:r>
      <w:proofErr w:type="spellEnd"/>
      <w:r w:rsidRPr="00DA4C90">
        <w:rPr>
          <w:rStyle w:val="VerbatimChar"/>
          <w:lang w:val="de-DE"/>
          <w:rPrChange w:id="208" w:author="Andy O'DWYER" w:date="2025-07-21T09:24:00Z" w16du:dateUtc="2025-07-21T07:24:00Z">
            <w:rPr>
              <w:rStyle w:val="VerbatimChar"/>
            </w:rPr>
          </w:rPrChange>
        </w:rPr>
        <w:t>', 0.7642293572425842)</w:t>
      </w:r>
      <w:r w:rsidRPr="00DA4C90">
        <w:rPr>
          <w:lang w:val="de-DE"/>
          <w:rPrChange w:id="209" w:author="Andy O'DWYER" w:date="2025-07-21T09:24:00Z" w16du:dateUtc="2025-07-21T07:24:00Z">
            <w:rPr/>
          </w:rPrChange>
        </w:rPr>
        <w:br/>
      </w:r>
      <w:r w:rsidRPr="00DA4C90">
        <w:rPr>
          <w:rStyle w:val="VerbatimChar"/>
          <w:lang w:val="de-DE"/>
          <w:rPrChange w:id="210" w:author="Andy O'DWYER" w:date="2025-07-21T09:24:00Z" w16du:dateUtc="2025-07-21T07:24:00Z">
            <w:rPr>
              <w:rStyle w:val="VerbatimChar"/>
            </w:rPr>
          </w:rPrChange>
        </w:rPr>
        <w:t>('freiwilligen', 0.7570810317993164)</w:t>
      </w:r>
      <w:r w:rsidRPr="00DA4C90">
        <w:rPr>
          <w:lang w:val="de-DE"/>
          <w:rPrChange w:id="211" w:author="Andy O'DWYER" w:date="2025-07-21T09:24:00Z" w16du:dateUtc="2025-07-21T07:24:00Z">
            <w:rPr/>
          </w:rPrChange>
        </w:rPr>
        <w:br/>
      </w:r>
      <w:r w:rsidRPr="00DA4C90">
        <w:rPr>
          <w:rStyle w:val="VerbatimChar"/>
          <w:lang w:val="de-DE"/>
          <w:rPrChange w:id="212" w:author="Andy O'DWYER" w:date="2025-07-21T09:24:00Z" w16du:dateUtc="2025-07-21T07:24:00Z">
            <w:rPr>
              <w:rStyle w:val="VerbatimChar"/>
            </w:rPr>
          </w:rPrChange>
        </w:rPr>
        <w:t>('</w:t>
      </w:r>
      <w:proofErr w:type="spellStart"/>
      <w:r w:rsidRPr="00DA4C90">
        <w:rPr>
          <w:rStyle w:val="VerbatimChar"/>
          <w:lang w:val="de-DE"/>
          <w:rPrChange w:id="213" w:author="Andy O'DWYER" w:date="2025-07-21T09:24:00Z" w16du:dateUtc="2025-07-21T07:24:00Z">
            <w:rPr>
              <w:rStyle w:val="VerbatimChar"/>
            </w:rPr>
          </w:rPrChange>
        </w:rPr>
        <w:t>reichswehr</w:t>
      </w:r>
      <w:proofErr w:type="spellEnd"/>
      <w:r w:rsidRPr="00DA4C90">
        <w:rPr>
          <w:rStyle w:val="VerbatimChar"/>
          <w:lang w:val="de-DE"/>
          <w:rPrChange w:id="214" w:author="Andy O'DWYER" w:date="2025-07-21T09:24:00Z" w16du:dateUtc="2025-07-21T07:24:00Z">
            <w:rPr>
              <w:rStyle w:val="VerbatimChar"/>
            </w:rPr>
          </w:rPrChange>
        </w:rPr>
        <w:t>', 0.756397545337677)</w:t>
      </w:r>
      <w:r w:rsidRPr="00DA4C90">
        <w:rPr>
          <w:lang w:val="de-DE"/>
          <w:rPrChange w:id="215" w:author="Andy O'DWYER" w:date="2025-07-21T09:24:00Z" w16du:dateUtc="2025-07-21T07:24:00Z">
            <w:rPr/>
          </w:rPrChange>
        </w:rPr>
        <w:br/>
      </w:r>
      <w:r w:rsidRPr="00DA4C90">
        <w:rPr>
          <w:rStyle w:val="VerbatimChar"/>
          <w:lang w:val="de-DE"/>
          <w:rPrChange w:id="216" w:author="Andy O'DWYER" w:date="2025-07-21T09:24:00Z" w16du:dateUtc="2025-07-21T07:24:00Z">
            <w:rPr>
              <w:rStyle w:val="VerbatimChar"/>
            </w:rPr>
          </w:rPrChange>
        </w:rPr>
        <w:t>('marine', 0.7452843189239502)</w:t>
      </w:r>
      <w:r w:rsidRPr="00DA4C90">
        <w:rPr>
          <w:lang w:val="de-DE"/>
          <w:rPrChange w:id="217" w:author="Andy O'DWYER" w:date="2025-07-21T09:24:00Z" w16du:dateUtc="2025-07-21T07:24:00Z">
            <w:rPr/>
          </w:rPrChange>
        </w:rPr>
        <w:br/>
      </w:r>
      <w:r w:rsidRPr="00DA4C90">
        <w:rPr>
          <w:rStyle w:val="VerbatimChar"/>
          <w:lang w:val="de-DE"/>
          <w:rPrChange w:id="218" w:author="Andy O'DWYER" w:date="2025-07-21T09:24:00Z" w16du:dateUtc="2025-07-21T07:24:00Z">
            <w:rPr>
              <w:rStyle w:val="VerbatimChar"/>
            </w:rPr>
          </w:rPrChange>
        </w:rPr>
        <w:t>('</w:t>
      </w:r>
      <w:proofErr w:type="spellStart"/>
      <w:r w:rsidRPr="00DA4C90">
        <w:rPr>
          <w:rStyle w:val="VerbatimChar"/>
          <w:lang w:val="de-DE"/>
          <w:rPrChange w:id="219" w:author="Andy O'DWYER" w:date="2025-07-21T09:24:00Z" w16du:dateUtc="2025-07-21T07:24:00Z">
            <w:rPr>
              <w:rStyle w:val="VerbatimChar"/>
            </w:rPr>
          </w:rPrChange>
        </w:rPr>
        <w:t>berufssoldat</w:t>
      </w:r>
      <w:proofErr w:type="spellEnd"/>
      <w:r w:rsidRPr="00DA4C90">
        <w:rPr>
          <w:rStyle w:val="VerbatimChar"/>
          <w:lang w:val="de-DE"/>
          <w:rPrChange w:id="220" w:author="Andy O'DWYER" w:date="2025-07-21T09:24:00Z" w16du:dateUtc="2025-07-21T07:24:00Z">
            <w:rPr>
              <w:rStyle w:val="VerbatimChar"/>
            </w:rPr>
          </w:rPrChange>
        </w:rPr>
        <w:t>', 0.7283650636672974)</w:t>
      </w:r>
      <w:r w:rsidRPr="00DA4C90">
        <w:rPr>
          <w:lang w:val="de-DE"/>
          <w:rPrChange w:id="221" w:author="Andy O'DWYER" w:date="2025-07-21T09:24:00Z" w16du:dateUtc="2025-07-21T07:24:00Z">
            <w:rPr/>
          </w:rPrChange>
        </w:rPr>
        <w:br/>
      </w:r>
      <w:r w:rsidRPr="00DA4C90">
        <w:rPr>
          <w:rStyle w:val="VerbatimChar"/>
          <w:lang w:val="de-DE"/>
          <w:rPrChange w:id="222" w:author="Andy O'DWYER" w:date="2025-07-21T09:24:00Z" w16du:dateUtc="2025-07-21T07:24:00Z">
            <w:rPr>
              <w:rStyle w:val="VerbatimChar"/>
            </w:rPr>
          </w:rPrChange>
        </w:rPr>
        <w:t>('</w:t>
      </w:r>
      <w:proofErr w:type="spellStart"/>
      <w:r w:rsidRPr="00DA4C90">
        <w:rPr>
          <w:rStyle w:val="VerbatimChar"/>
          <w:lang w:val="de-DE"/>
          <w:rPrChange w:id="223" w:author="Andy O'DWYER" w:date="2025-07-21T09:24:00Z" w16du:dateUtc="2025-07-21T07:24:00Z">
            <w:rPr>
              <w:rStyle w:val="VerbatimChar"/>
            </w:rPr>
          </w:rPrChange>
        </w:rPr>
        <w:t>unteroffizier</w:t>
      </w:r>
      <w:proofErr w:type="spellEnd"/>
      <w:r w:rsidRPr="00DA4C90">
        <w:rPr>
          <w:rStyle w:val="VerbatimChar"/>
          <w:lang w:val="de-DE"/>
          <w:rPrChange w:id="224" w:author="Andy O'DWYER" w:date="2025-07-21T09:24:00Z" w16du:dateUtc="2025-07-21T07:24:00Z">
            <w:rPr>
              <w:rStyle w:val="VerbatimChar"/>
            </w:rPr>
          </w:rPrChange>
        </w:rPr>
        <w:t>', 0.6986606121063232)</w:t>
      </w:r>
    </w:p>
    <w:p w14:paraId="34DAA7D1" w14:textId="77777777" w:rsidR="0020256D" w:rsidRDefault="00000000">
      <w:pPr>
        <w:pStyle w:val="Heading3"/>
      </w:pPr>
      <w:bookmarkStart w:id="225" w:name="semantic-shifts"/>
      <w:r>
        <w:t>Semantic shifts</w:t>
      </w:r>
      <w:bookmarkEnd w:id="225"/>
    </w:p>
    <w:p w14:paraId="4364DB09" w14:textId="77777777" w:rsidR="0020256D" w:rsidRDefault="00000000">
      <w:pPr>
        <w:pStyle w:val="FirstParagraph"/>
      </w:pPr>
      <w:r>
        <w:t>Beyond extracting the nearest neighbors of a given word, word embeddings also facilitate tracing its semantic change relative to other words. A common approach is measuring a word’s cosine similarity to a target word in multiple diachronic embeddings. If the similarity changes over time, the sematic relation to the target term has shifted ((Hamilton et al.)). This can be enhanced through the word’s nearest neighbors, by comparing each neighbor to the target word, providing a better indication of how the word’s usage changed. For instance, (Lange and Futselaar) compared the semantic changes in words for war criminals as expressed in their relations to political concepts in a Dutch parliamentary corpus. To capture entire concepts rather than just single target terms, they also combined multiple vectors associated with a concept into a new target vector. The authors later utilized the same approach of combining word vectors as part of a workflow designed to study changes in the vocabulary of Dutch nuclear armament debates (Futselaar and Lange). It is also possible to compare the vectors of a word to itself over time in order to reveal semantic changes. However, this requires aligning the diachronic embeddings. (Wevers and Koolen) showed how changes in self similarity can indicate semantic change, particularly in combination with a frequency analysis.</w:t>
      </w:r>
    </w:p>
    <w:p w14:paraId="0F33C782" w14:textId="18B58028" w:rsidR="0020256D" w:rsidRDefault="00000000">
      <w:pPr>
        <w:pStyle w:val="BodyText"/>
      </w:pPr>
      <w:r>
        <w:t xml:space="preserve">To assess the relevant shifts of the term “Wehrmacht” in the Bundestag’s proceedings, the cosine similarities of its nearest neighbors (n = 100) to certain concepts are compared across diachronic word embeddings. The number of nearest neighbors was determined through experimentation. When increasing the number beyond thirty, further increments did not alter the relative distance between concepts. However, examining several hundred or even a thousand neighbors reduced the absolute average values, as increasingly remote neighbors were included. Instead of comparing the neighbors against simple target term for each concept, concept vectors will be calculated by averaging the vectors of multiple terms associated with a concept. </w:t>
      </w:r>
      <w:r w:rsidRPr="00DA4C90">
        <w:rPr>
          <w:lang w:val="de-DE"/>
          <w:rPrChange w:id="226" w:author="Andy O'DWYER" w:date="2025-07-21T09:24:00Z" w16du:dateUtc="2025-07-21T07:24:00Z">
            <w:rPr/>
          </w:rPrChange>
        </w:rPr>
        <w:t xml:space="preserve">As </w:t>
      </w:r>
      <w:proofErr w:type="spellStart"/>
      <w:r w:rsidRPr="00DA4C90">
        <w:rPr>
          <w:lang w:val="de-DE"/>
          <w:rPrChange w:id="227" w:author="Andy O'DWYER" w:date="2025-07-21T09:24:00Z" w16du:dateUtc="2025-07-21T07:24:00Z">
            <w:rPr/>
          </w:rPrChange>
        </w:rPr>
        <w:t>target</w:t>
      </w:r>
      <w:proofErr w:type="spellEnd"/>
      <w:r w:rsidRPr="00DA4C90">
        <w:rPr>
          <w:lang w:val="de-DE"/>
          <w:rPrChange w:id="228" w:author="Andy O'DWYER" w:date="2025-07-21T09:24:00Z" w16du:dateUtc="2025-07-21T07:24:00Z">
            <w:rPr/>
          </w:rPrChange>
        </w:rPr>
        <w:t xml:space="preserve"> </w:t>
      </w:r>
      <w:proofErr w:type="spellStart"/>
      <w:r w:rsidRPr="00DA4C90">
        <w:rPr>
          <w:lang w:val="de-DE"/>
          <w:rPrChange w:id="229" w:author="Andy O'DWYER" w:date="2025-07-21T09:24:00Z" w16du:dateUtc="2025-07-21T07:24:00Z">
            <w:rPr/>
          </w:rPrChange>
        </w:rPr>
        <w:t>concepts</w:t>
      </w:r>
      <w:proofErr w:type="spellEnd"/>
      <w:r w:rsidRPr="00DA4C90">
        <w:rPr>
          <w:lang w:val="de-DE"/>
          <w:rPrChange w:id="230" w:author="Andy O'DWYER" w:date="2025-07-21T09:24:00Z" w16du:dateUtc="2025-07-21T07:24:00Z">
            <w:rPr/>
          </w:rPrChange>
        </w:rPr>
        <w:t xml:space="preserve"> “Kriegsverbrechen” (war </w:t>
      </w:r>
      <w:proofErr w:type="spellStart"/>
      <w:r w:rsidRPr="00DA4C90">
        <w:rPr>
          <w:lang w:val="de-DE"/>
          <w:rPrChange w:id="231" w:author="Andy O'DWYER" w:date="2025-07-21T09:24:00Z" w16du:dateUtc="2025-07-21T07:24:00Z">
            <w:rPr/>
          </w:rPrChange>
        </w:rPr>
        <w:t>crimes</w:t>
      </w:r>
      <w:proofErr w:type="spellEnd"/>
      <w:r w:rsidRPr="00DA4C90">
        <w:rPr>
          <w:lang w:val="de-DE"/>
          <w:rPrChange w:id="232" w:author="Andy O'DWYER" w:date="2025-07-21T09:24:00Z" w16du:dateUtc="2025-07-21T07:24:00Z">
            <w:rPr/>
          </w:rPrChange>
        </w:rPr>
        <w:t>) and “Nationalsozialismus” (</w:t>
      </w:r>
      <w:proofErr w:type="spellStart"/>
      <w:r w:rsidRPr="00DA4C90">
        <w:rPr>
          <w:lang w:val="de-DE"/>
          <w:rPrChange w:id="233" w:author="Andy O'DWYER" w:date="2025-07-21T09:24:00Z" w16du:dateUtc="2025-07-21T07:24:00Z">
            <w:rPr/>
          </w:rPrChange>
        </w:rPr>
        <w:t>Nazism</w:t>
      </w:r>
      <w:proofErr w:type="spellEnd"/>
      <w:r w:rsidRPr="00DA4C90">
        <w:rPr>
          <w:lang w:val="de-DE"/>
          <w:rPrChange w:id="234" w:author="Andy O'DWYER" w:date="2025-07-21T09:24:00Z" w16du:dateUtc="2025-07-21T07:24:00Z">
            <w:rPr/>
          </w:rPrChange>
        </w:rPr>
        <w:t xml:space="preserve">) </w:t>
      </w:r>
      <w:proofErr w:type="spellStart"/>
      <w:r w:rsidRPr="00DA4C90">
        <w:rPr>
          <w:lang w:val="de-DE"/>
          <w:rPrChange w:id="235" w:author="Andy O'DWYER" w:date="2025-07-21T09:24:00Z" w16du:dateUtc="2025-07-21T07:24:00Z">
            <w:rPr/>
          </w:rPrChange>
        </w:rPr>
        <w:t>are</w:t>
      </w:r>
      <w:proofErr w:type="spellEnd"/>
      <w:r w:rsidRPr="00DA4C90">
        <w:rPr>
          <w:lang w:val="de-DE"/>
          <w:rPrChange w:id="236" w:author="Andy O'DWYER" w:date="2025-07-21T09:24:00Z" w16du:dateUtc="2025-07-21T07:24:00Z">
            <w:rPr/>
          </w:rPrChange>
        </w:rPr>
        <w:t xml:space="preserve"> </w:t>
      </w:r>
      <w:proofErr w:type="spellStart"/>
      <w:r w:rsidRPr="00DA4C90">
        <w:rPr>
          <w:lang w:val="de-DE"/>
          <w:rPrChange w:id="237" w:author="Andy O'DWYER" w:date="2025-07-21T09:24:00Z" w16du:dateUtc="2025-07-21T07:24:00Z">
            <w:rPr/>
          </w:rPrChange>
        </w:rPr>
        <w:t>chosen</w:t>
      </w:r>
      <w:proofErr w:type="spellEnd"/>
      <w:r w:rsidRPr="00DA4C90">
        <w:rPr>
          <w:lang w:val="de-DE"/>
          <w:rPrChange w:id="238" w:author="Andy O'DWYER" w:date="2025-07-21T09:24:00Z" w16du:dateUtc="2025-07-21T07:24:00Z">
            <w:rPr/>
          </w:rPrChange>
        </w:rPr>
        <w:t xml:space="preserve">. </w:t>
      </w:r>
      <w:r>
        <w:t>Employing war crimes as a point of comparison allows</w:t>
      </w:r>
      <w:ins w:id="239" w:author="Andy O'DWYER" w:date="2025-07-21T09:27:00Z" w16du:dateUtc="2025-07-21T07:27:00Z">
        <w:r w:rsidR="00DA4C90">
          <w:t xml:space="preserve"> us</w:t>
        </w:r>
      </w:ins>
      <w:r>
        <w:t xml:space="preserve"> to examine whether the Wehrmacht became more strongly </w:t>
      </w:r>
      <w:r>
        <w:lastRenderedPageBreak/>
        <w:t>associated with atrocities and improper military conduct over time. It is also an indicator for the association of the Wehrmacht with genocidal actions, as the post-war German public lacked a consistent word for the Shoah until at least the 1970s. Similarly, Nazism is used as a target term to estimate how the conceptual relation between the Wehrmacht on the one hand and the regime and its ideology on the other hand were perceived.</w:t>
      </w:r>
    </w:p>
    <w:p w14:paraId="50797488" w14:textId="77777777" w:rsidR="0020256D" w:rsidRDefault="00000000">
      <w:pPr>
        <w:pStyle w:val="BodyText"/>
      </w:pPr>
      <w:r>
        <w:t>In order to validate the results, the terms “Bundeswehr” and “Waffen-SS” are analyzed in comparison to “Wehrmacht.” Regarding the Bundeswehr, the post-war federal armed forces established as a successor to the Wehrmacht, one can expect relatively low semantic similarity to either words related to war crimes or words related to Nazism. Conversely, it is assumed that the Waffen-SS is more strongly linked to ideology and atrocities, even in the early post-war period. Additionally, the vectors of all three terms are compared to themselves across the diachronic embeddings to determine whether “Wehrmacht” indeed exhibits less semantic stability than “Bundeswehr” or “Waffen-SS.”</w:t>
      </w:r>
    </w:p>
    <w:p w14:paraId="5E7868FC" w14:textId="77777777" w:rsidR="0020256D" w:rsidRDefault="00000000">
      <w:pPr>
        <w:pStyle w:val="BodyText"/>
      </w:pPr>
      <w:r>
        <w:t>To circumvent the necessity of aligning the diachronic embeddings after training, all embeddings are derived from a base model trained on the entire data. The diachronic embeddings, in turn, are obtained by online training of the base model on the diachronic segments of the corpus for an extended number of epochs. This simple approach, utilized by (Haider and Eger), eliminates a separate alignment step, ensuring the representation of all corpus words in each embedding and rendering them comparable to one another. However, low frequency terms might not be adequately learned and default to their values in the base model. Otherwise, the preprocessing steps and parameters specified above remain unchanged. A similar approach introduced by (Kim et al.) is to train one model iteratively on the data year by year to observe semantic shifts. This would be appropriate if one were interested in the influence of previous years on the model weights, which is not necessary here.</w:t>
      </w:r>
    </w:p>
    <w:p w14:paraId="4C6074BF" w14:textId="77777777" w:rsidR="0020256D" w:rsidRDefault="00000000">
      <w:pPr>
        <w:pStyle w:val="SourceCode"/>
      </w:pPr>
      <w:r>
        <w:rPr>
          <w:rStyle w:val="CommentTok"/>
        </w:rPr>
        <w:t># To train a base model for aligned word embedding models, the same code as above is used.</w:t>
      </w:r>
      <w:r>
        <w:br/>
      </w:r>
      <w:r>
        <w:rPr>
          <w:rStyle w:val="CommentTok"/>
        </w:rPr>
        <w:t># Instead of directly training on the sliced text data, however, the base model is trained on the whole "preprocessed_text" data.</w:t>
      </w:r>
      <w:r>
        <w:br/>
      </w:r>
      <w:r>
        <w:rPr>
          <w:rStyle w:val="ImportTok"/>
        </w:rPr>
        <w:t>import</w:t>
      </w:r>
      <w:r>
        <w:rPr>
          <w:rStyle w:val="NormalTok"/>
        </w:rPr>
        <w:t xml:space="preserve"> gensim</w:t>
      </w:r>
      <w:r>
        <w:br/>
      </w:r>
      <w:r>
        <w:rPr>
          <w:rStyle w:val="ImportTok"/>
        </w:rPr>
        <w:t>from</w:t>
      </w:r>
      <w:r>
        <w:rPr>
          <w:rStyle w:val="NormalTok"/>
        </w:rPr>
        <w:t xml:space="preserve"> gensim.models </w:t>
      </w:r>
      <w:r>
        <w:rPr>
          <w:rStyle w:val="ImportTok"/>
        </w:rPr>
        <w:t>import</w:t>
      </w:r>
      <w:r>
        <w:rPr>
          <w:rStyle w:val="NormalTok"/>
        </w:rPr>
        <w:t xml:space="preserve"> Word2Vec</w:t>
      </w:r>
      <w:r>
        <w:br/>
      </w:r>
      <w:r>
        <w:br/>
      </w:r>
      <w:r>
        <w:rPr>
          <w:rStyle w:val="NormalTok"/>
        </w:rPr>
        <w:t xml:space="preserve">filtered_data </w:t>
      </w:r>
      <w:r>
        <w:rPr>
          <w:rStyle w:val="OperatorTok"/>
        </w:rPr>
        <w:t>=</w:t>
      </w:r>
      <w:r>
        <w:rPr>
          <w:rStyle w:val="NormalTok"/>
        </w:rPr>
        <w:t xml:space="preserve"> bundestag_data[bundestag_data[</w:t>
      </w:r>
      <w:r>
        <w:rPr>
          <w:rStyle w:val="StringTok"/>
        </w:rPr>
        <w:t>'preprocessed_text'</w:t>
      </w:r>
      <w:r>
        <w:rPr>
          <w:rStyle w:val="NormalTok"/>
        </w:rPr>
        <w:t>].</w:t>
      </w:r>
      <w:r>
        <w:rPr>
          <w:rStyle w:val="BuiltInTok"/>
        </w:rPr>
        <w:t>apply</w:t>
      </w:r>
      <w:r>
        <w:rPr>
          <w:rStyle w:val="NormalTok"/>
        </w:rPr>
        <w:t>(</w:t>
      </w:r>
      <w:r>
        <w:rPr>
          <w:rStyle w:val="KeywordTok"/>
        </w:rPr>
        <w:t>lambda</w:t>
      </w:r>
      <w:r>
        <w:rPr>
          <w:rStyle w:val="NormalTok"/>
        </w:rPr>
        <w:t xml:space="preserve"> x: </w:t>
      </w:r>
      <w:r>
        <w:rPr>
          <w:rStyle w:val="BuiltInTok"/>
        </w:rPr>
        <w:t>len</w:t>
      </w:r>
      <w:r>
        <w:rPr>
          <w:rStyle w:val="NormalTok"/>
        </w:rPr>
        <w:t xml:space="preserve">(x) </w:t>
      </w:r>
      <w:r>
        <w:rPr>
          <w:rStyle w:val="OperatorTok"/>
        </w:rPr>
        <w:t>&gt;</w:t>
      </w:r>
      <w:r>
        <w:rPr>
          <w:rStyle w:val="NormalTok"/>
        </w:rPr>
        <w:t xml:space="preserve"> </w:t>
      </w:r>
      <w:r>
        <w:rPr>
          <w:rStyle w:val="DecValTok"/>
        </w:rPr>
        <w:t>10</w:t>
      </w:r>
      <w:r>
        <w:rPr>
          <w:rStyle w:val="NormalTok"/>
        </w:rPr>
        <w:t>)]</w:t>
      </w:r>
      <w:r>
        <w:br/>
      </w:r>
      <w:r>
        <w:rPr>
          <w:rStyle w:val="NormalTok"/>
        </w:rPr>
        <w:t xml:space="preserve">tokenized_lists </w:t>
      </w:r>
      <w:r>
        <w:rPr>
          <w:rStyle w:val="OperatorTok"/>
        </w:rPr>
        <w:t>=</w:t>
      </w:r>
      <w:r>
        <w:rPr>
          <w:rStyle w:val="NormalTok"/>
        </w:rPr>
        <w:t xml:space="preserve"> [text.lower().split() </w:t>
      </w:r>
      <w:r>
        <w:rPr>
          <w:rStyle w:val="ControlFlowTok"/>
        </w:rPr>
        <w:t>for</w:t>
      </w:r>
      <w:r>
        <w:rPr>
          <w:rStyle w:val="NormalTok"/>
        </w:rPr>
        <w:t xml:space="preserve"> text </w:t>
      </w:r>
      <w:r>
        <w:rPr>
          <w:rStyle w:val="KeywordTok"/>
        </w:rPr>
        <w:t>in</w:t>
      </w:r>
      <w:r>
        <w:rPr>
          <w:rStyle w:val="NormalTok"/>
        </w:rPr>
        <w:t xml:space="preserve"> filtered_data[</w:t>
      </w:r>
      <w:r>
        <w:rPr>
          <w:rStyle w:val="StringTok"/>
        </w:rPr>
        <w:t>'preprocessed_text'</w:t>
      </w:r>
      <w:r>
        <w:rPr>
          <w:rStyle w:val="NormalTok"/>
        </w:rPr>
        <w:t>]]</w:t>
      </w:r>
      <w:r>
        <w:br/>
      </w:r>
      <w:r>
        <w:br/>
      </w:r>
      <w:r>
        <w:rPr>
          <w:rStyle w:val="CommentTok"/>
        </w:rPr>
        <w:t># Notice that the model is only trained for one epoch rather than the default five epochs. The goal is not to fit the model adequately to the data, but to have all words in the data set included.</w:t>
      </w:r>
      <w:r>
        <w:br/>
      </w:r>
      <w:r>
        <w:rPr>
          <w:rStyle w:val="NormalTok"/>
        </w:rPr>
        <w:t xml:space="preserve">embedding_model </w:t>
      </w:r>
      <w:r>
        <w:rPr>
          <w:rStyle w:val="OperatorTok"/>
        </w:rPr>
        <w:t>=</w:t>
      </w:r>
      <w:r>
        <w:rPr>
          <w:rStyle w:val="NormalTok"/>
        </w:rPr>
        <w:t xml:space="preserve"> Word2Vec(tokenized_lists, window </w:t>
      </w:r>
      <w:r>
        <w:rPr>
          <w:rStyle w:val="OperatorTok"/>
        </w:rPr>
        <w:t>=</w:t>
      </w:r>
      <w:r>
        <w:rPr>
          <w:rStyle w:val="NormalTok"/>
        </w:rPr>
        <w:t xml:space="preserve"> </w:t>
      </w:r>
      <w:r>
        <w:rPr>
          <w:rStyle w:val="DecValTok"/>
        </w:rPr>
        <w:t>10</w:t>
      </w:r>
      <w:r>
        <w:rPr>
          <w:rStyle w:val="NormalTok"/>
        </w:rPr>
        <w:t xml:space="preserve">, epochs </w:t>
      </w:r>
      <w:r>
        <w:rPr>
          <w:rStyle w:val="OperatorTok"/>
        </w:rPr>
        <w:t>=</w:t>
      </w:r>
      <w:r>
        <w:rPr>
          <w:rStyle w:val="NormalTok"/>
        </w:rPr>
        <w:t xml:space="preserve"> </w:t>
      </w:r>
      <w:r>
        <w:rPr>
          <w:rStyle w:val="DecValTok"/>
        </w:rPr>
        <w:t>1</w:t>
      </w:r>
      <w:r>
        <w:rPr>
          <w:rStyle w:val="NormalTok"/>
        </w:rPr>
        <w:t>)</w:t>
      </w:r>
      <w:r>
        <w:br/>
      </w:r>
      <w:r>
        <w:br/>
      </w:r>
      <w:r>
        <w:rPr>
          <w:rStyle w:val="CommentTok"/>
        </w:rPr>
        <w:t># This model is saved as the base model.</w:t>
      </w:r>
      <w:r>
        <w:br/>
      </w:r>
      <w:r>
        <w:rPr>
          <w:rStyle w:val="NormalTok"/>
        </w:rPr>
        <w:t>embedding_model.save(</w:t>
      </w:r>
      <w:r>
        <w:rPr>
          <w:rStyle w:val="StringTok"/>
        </w:rPr>
        <w:t>'./base.model'</w:t>
      </w:r>
      <w:r>
        <w:rPr>
          <w:rStyle w:val="NormalTok"/>
        </w:rPr>
        <w:t>)</w:t>
      </w:r>
      <w:r>
        <w:br/>
      </w:r>
      <w:r>
        <w:lastRenderedPageBreak/>
        <w:br/>
      </w:r>
      <w:r>
        <w:rPr>
          <w:rStyle w:val="CommentTok"/>
        </w:rPr>
        <w:t># Now, the training of diachronic word embedding models can proceed as previously by slicing the data.</w:t>
      </w:r>
      <w:r>
        <w:br/>
      </w:r>
      <w:r>
        <w:rPr>
          <w:rStyle w:val="NormalTok"/>
        </w:rPr>
        <w:t xml:space="preserve">years_to_include </w:t>
      </w:r>
      <w:r>
        <w:rPr>
          <w:rStyle w:val="OperatorTok"/>
        </w:rPr>
        <w:t>=</w:t>
      </w:r>
      <w:r>
        <w:rPr>
          <w:rStyle w:val="NormalTok"/>
        </w:rPr>
        <w:t xml:space="preserve"> [</w:t>
      </w:r>
      <w:r>
        <w:rPr>
          <w:rStyle w:val="DecValTok"/>
        </w:rPr>
        <w:t>1949</w:t>
      </w:r>
      <w:r>
        <w:rPr>
          <w:rStyle w:val="NormalTok"/>
        </w:rPr>
        <w:t xml:space="preserve">, </w:t>
      </w:r>
      <w:r>
        <w:rPr>
          <w:rStyle w:val="DecValTok"/>
        </w:rPr>
        <w:t>1950</w:t>
      </w:r>
      <w:r>
        <w:rPr>
          <w:rStyle w:val="NormalTok"/>
        </w:rPr>
        <w:t xml:space="preserve">, </w:t>
      </w:r>
      <w:r>
        <w:rPr>
          <w:rStyle w:val="DecValTok"/>
        </w:rPr>
        <w:t>1951</w:t>
      </w:r>
      <w:r>
        <w:rPr>
          <w:rStyle w:val="NormalTok"/>
        </w:rPr>
        <w:t xml:space="preserve">, </w:t>
      </w:r>
      <w:r>
        <w:rPr>
          <w:rStyle w:val="DecValTok"/>
        </w:rPr>
        <w:t>1952</w:t>
      </w:r>
      <w:r>
        <w:rPr>
          <w:rStyle w:val="NormalTok"/>
        </w:rPr>
        <w:t xml:space="preserve">, </w:t>
      </w:r>
      <w:r>
        <w:rPr>
          <w:rStyle w:val="DecValTok"/>
        </w:rPr>
        <w:t>1953</w:t>
      </w:r>
      <w:r>
        <w:rPr>
          <w:rStyle w:val="NormalTok"/>
        </w:rPr>
        <w:t>]</w:t>
      </w:r>
      <w:r>
        <w:br/>
      </w:r>
      <w:r>
        <w:rPr>
          <w:rStyle w:val="NormalTok"/>
        </w:rPr>
        <w:t xml:space="preserve">filtered_data </w:t>
      </w:r>
      <w:r>
        <w:rPr>
          <w:rStyle w:val="OperatorTok"/>
        </w:rPr>
        <w:t>=</w:t>
      </w:r>
      <w:r>
        <w:rPr>
          <w:rStyle w:val="NormalTok"/>
        </w:rPr>
        <w:t xml:space="preserve"> bundestag_data[bundestag_data[</w:t>
      </w:r>
      <w:r>
        <w:rPr>
          <w:rStyle w:val="StringTok"/>
        </w:rPr>
        <w:t>'year'</w:t>
      </w:r>
      <w:r>
        <w:rPr>
          <w:rStyle w:val="NormalTok"/>
        </w:rPr>
        <w:t xml:space="preserve">].isin(years_to_include) </w:t>
      </w:r>
      <w:r>
        <w:rPr>
          <w:rStyle w:val="OperatorTok"/>
        </w:rPr>
        <w:t>&amp;</w:t>
      </w:r>
      <w:r>
        <w:rPr>
          <w:rStyle w:val="NormalTok"/>
        </w:rPr>
        <w:t xml:space="preserve"> bundestag_data[</w:t>
      </w:r>
      <w:r>
        <w:rPr>
          <w:rStyle w:val="StringTok"/>
        </w:rPr>
        <w:t>'preprocessed_text'</w:t>
      </w:r>
      <w:r>
        <w:rPr>
          <w:rStyle w:val="NormalTok"/>
        </w:rPr>
        <w:t>].</w:t>
      </w:r>
      <w:r>
        <w:rPr>
          <w:rStyle w:val="BuiltInTok"/>
        </w:rPr>
        <w:t>apply</w:t>
      </w:r>
      <w:r>
        <w:rPr>
          <w:rStyle w:val="NormalTok"/>
        </w:rPr>
        <w:t>(</w:t>
      </w:r>
      <w:r>
        <w:rPr>
          <w:rStyle w:val="KeywordTok"/>
        </w:rPr>
        <w:t>lambda</w:t>
      </w:r>
      <w:r>
        <w:rPr>
          <w:rStyle w:val="NormalTok"/>
        </w:rPr>
        <w:t xml:space="preserve"> x: </w:t>
      </w:r>
      <w:r>
        <w:rPr>
          <w:rStyle w:val="BuiltInTok"/>
        </w:rPr>
        <w:t>len</w:t>
      </w:r>
      <w:r>
        <w:rPr>
          <w:rStyle w:val="NormalTok"/>
        </w:rPr>
        <w:t xml:space="preserve">(x) </w:t>
      </w:r>
      <w:r>
        <w:rPr>
          <w:rStyle w:val="OperatorTok"/>
        </w:rPr>
        <w:t>&gt;</w:t>
      </w:r>
      <w:r>
        <w:rPr>
          <w:rStyle w:val="NormalTok"/>
        </w:rPr>
        <w:t xml:space="preserve"> </w:t>
      </w:r>
      <w:r>
        <w:rPr>
          <w:rStyle w:val="DecValTok"/>
        </w:rPr>
        <w:t>10</w:t>
      </w:r>
      <w:r>
        <w:rPr>
          <w:rStyle w:val="NormalTok"/>
        </w:rPr>
        <w:t>)]</w:t>
      </w:r>
      <w:r>
        <w:br/>
      </w:r>
      <w:r>
        <w:rPr>
          <w:rStyle w:val="NormalTok"/>
        </w:rPr>
        <w:t xml:space="preserve">tokenized_lists </w:t>
      </w:r>
      <w:r>
        <w:rPr>
          <w:rStyle w:val="OperatorTok"/>
        </w:rPr>
        <w:t>=</w:t>
      </w:r>
      <w:r>
        <w:rPr>
          <w:rStyle w:val="NormalTok"/>
        </w:rPr>
        <w:t xml:space="preserve"> [text.lower().split() </w:t>
      </w:r>
      <w:r>
        <w:rPr>
          <w:rStyle w:val="ControlFlowTok"/>
        </w:rPr>
        <w:t>for</w:t>
      </w:r>
      <w:r>
        <w:rPr>
          <w:rStyle w:val="NormalTok"/>
        </w:rPr>
        <w:t xml:space="preserve"> text </w:t>
      </w:r>
      <w:r>
        <w:rPr>
          <w:rStyle w:val="KeywordTok"/>
        </w:rPr>
        <w:t>in</w:t>
      </w:r>
      <w:r>
        <w:rPr>
          <w:rStyle w:val="NormalTok"/>
        </w:rPr>
        <w:t xml:space="preserve"> filtered_data[</w:t>
      </w:r>
      <w:r>
        <w:rPr>
          <w:rStyle w:val="StringTok"/>
        </w:rPr>
        <w:t>'preprocessed_text'</w:t>
      </w:r>
      <w:r>
        <w:rPr>
          <w:rStyle w:val="NormalTok"/>
        </w:rPr>
        <w:t>]]</w:t>
      </w:r>
      <w:r>
        <w:br/>
      </w:r>
      <w:r>
        <w:br/>
      </w:r>
      <w:r>
        <w:rPr>
          <w:rStyle w:val="CommentTok"/>
        </w:rPr>
        <w:t># Instead of training the diachronic models independently, the base model is loaded to be trained online on the diachronic text data slices.</w:t>
      </w:r>
      <w:r>
        <w:br/>
      </w:r>
      <w:r>
        <w:rPr>
          <w:rStyle w:val="CommentTok"/>
        </w:rPr>
        <w:t># Here, the number of epochs is increased to ensure the fitting of the model to the diachronic data.</w:t>
      </w:r>
      <w:r>
        <w:br/>
      </w:r>
      <w:r>
        <w:br/>
      </w:r>
      <w:r>
        <w:rPr>
          <w:rStyle w:val="NormalTok"/>
        </w:rPr>
        <w:t xml:space="preserve">diachronic_model </w:t>
      </w:r>
      <w:r>
        <w:rPr>
          <w:rStyle w:val="OperatorTok"/>
        </w:rPr>
        <w:t>=</w:t>
      </w:r>
      <w:r>
        <w:rPr>
          <w:rStyle w:val="NormalTok"/>
        </w:rPr>
        <w:t xml:space="preserve"> Word2Vec.load(</w:t>
      </w:r>
      <w:r>
        <w:rPr>
          <w:rStyle w:val="StringTok"/>
        </w:rPr>
        <w:t>'./base.model'</w:t>
      </w:r>
      <w:r>
        <w:rPr>
          <w:rStyle w:val="NormalTok"/>
        </w:rPr>
        <w:t>)</w:t>
      </w:r>
      <w:r>
        <w:br/>
      </w:r>
      <w:r>
        <w:rPr>
          <w:rStyle w:val="NormalTok"/>
        </w:rPr>
        <w:t>diachronic_model.train(tokenized_lists, total_examples</w:t>
      </w:r>
      <w:r>
        <w:rPr>
          <w:rStyle w:val="OperatorTok"/>
        </w:rPr>
        <w:t>=</w:t>
      </w:r>
      <w:r>
        <w:rPr>
          <w:rStyle w:val="BuiltInTok"/>
        </w:rPr>
        <w:t>len</w:t>
      </w:r>
      <w:r>
        <w:rPr>
          <w:rStyle w:val="NormalTok"/>
        </w:rPr>
        <w:t>(tokenized_lists), epochs</w:t>
      </w:r>
      <w:r>
        <w:rPr>
          <w:rStyle w:val="OperatorTok"/>
        </w:rPr>
        <w:t>=</w:t>
      </w:r>
      <w:r>
        <w:rPr>
          <w:rStyle w:val="DecValTok"/>
        </w:rPr>
        <w:t>10</w:t>
      </w:r>
      <w:r>
        <w:rPr>
          <w:rStyle w:val="NormalTok"/>
        </w:rPr>
        <w:t>)</w:t>
      </w:r>
    </w:p>
    <w:p w14:paraId="2B6B9E20" w14:textId="77777777" w:rsidR="0020256D" w:rsidRDefault="00000000">
      <w:pPr>
        <w:pStyle w:val="SourceCode"/>
      </w:pPr>
      <w:r>
        <w:rPr>
          <w:rStyle w:val="CommentTok"/>
        </w:rPr>
        <w:t xml:space="preserve"># As an alternative to training new diachronic models, pretrained models may be used. </w:t>
      </w:r>
      <w:r>
        <w:br/>
      </w:r>
      <w:r>
        <w:rPr>
          <w:rStyle w:val="CommentTok"/>
        </w:rPr>
        <w:t># Due to size constraints, these models are not supplied here. Please contact the author for access to these models.</w:t>
      </w:r>
      <w:r>
        <w:br/>
      </w:r>
      <w:r>
        <w:rPr>
          <w:rStyle w:val="CommentTok"/>
        </w:rPr>
        <w:t># The following line of code may be run to load the pretrained models.</w:t>
      </w:r>
      <w:r>
        <w:br/>
      </w:r>
      <w:r>
        <w:rPr>
          <w:rStyle w:val="ImportTok"/>
        </w:rPr>
        <w:t>import</w:t>
      </w:r>
      <w:r>
        <w:rPr>
          <w:rStyle w:val="NormalTok"/>
        </w:rPr>
        <w:t xml:space="preserve"> gensim</w:t>
      </w:r>
      <w:r>
        <w:br/>
      </w:r>
      <w:r>
        <w:rPr>
          <w:rStyle w:val="ImportTok"/>
        </w:rPr>
        <w:t>from</w:t>
      </w:r>
      <w:r>
        <w:rPr>
          <w:rStyle w:val="NormalTok"/>
        </w:rPr>
        <w:t xml:space="preserve"> gensim.models </w:t>
      </w:r>
      <w:r>
        <w:rPr>
          <w:rStyle w:val="ImportTok"/>
        </w:rPr>
        <w:t>import</w:t>
      </w:r>
      <w:r>
        <w:rPr>
          <w:rStyle w:val="NormalTok"/>
        </w:rPr>
        <w:t xml:space="preserve"> Word2Vec</w:t>
      </w:r>
      <w:r>
        <w:br/>
      </w:r>
      <w:r>
        <w:br/>
      </w:r>
      <w:r>
        <w:rPr>
          <w:rStyle w:val="NormalTok"/>
        </w:rPr>
        <w:t xml:space="preserve">labels </w:t>
      </w:r>
      <w:r>
        <w:rPr>
          <w:rStyle w:val="OperatorTok"/>
        </w:rPr>
        <w:t>=</w:t>
      </w:r>
      <w:r>
        <w:rPr>
          <w:rStyle w:val="NormalTok"/>
        </w:rPr>
        <w:t xml:space="preserve"> [</w:t>
      </w:r>
      <w:r>
        <w:rPr>
          <w:rStyle w:val="StringTok"/>
        </w:rPr>
        <w:t>"1949-1958"</w:t>
      </w:r>
      <w:r>
        <w:rPr>
          <w:rStyle w:val="NormalTok"/>
        </w:rPr>
        <w:t xml:space="preserve">, </w:t>
      </w:r>
      <w:r>
        <w:rPr>
          <w:rStyle w:val="StringTok"/>
        </w:rPr>
        <w:t>"1954-1963"</w:t>
      </w:r>
      <w:r>
        <w:rPr>
          <w:rStyle w:val="NormalTok"/>
        </w:rPr>
        <w:t xml:space="preserve">, </w:t>
      </w:r>
      <w:r>
        <w:rPr>
          <w:rStyle w:val="StringTok"/>
        </w:rPr>
        <w:t>"1959-1968"</w:t>
      </w:r>
      <w:r>
        <w:rPr>
          <w:rStyle w:val="NormalTok"/>
        </w:rPr>
        <w:t xml:space="preserve">, </w:t>
      </w:r>
      <w:r>
        <w:rPr>
          <w:rStyle w:val="StringTok"/>
        </w:rPr>
        <w:t>"1964-1973"</w:t>
      </w:r>
      <w:r>
        <w:rPr>
          <w:rStyle w:val="NormalTok"/>
        </w:rPr>
        <w:t>,</w:t>
      </w:r>
      <w:r>
        <w:br/>
      </w:r>
      <w:r>
        <w:rPr>
          <w:rStyle w:val="NormalTok"/>
        </w:rPr>
        <w:t xml:space="preserve">    </w:t>
      </w:r>
      <w:r>
        <w:rPr>
          <w:rStyle w:val="StringTok"/>
        </w:rPr>
        <w:t>"1969-1978"</w:t>
      </w:r>
      <w:r>
        <w:rPr>
          <w:rStyle w:val="NormalTok"/>
        </w:rPr>
        <w:t xml:space="preserve">, </w:t>
      </w:r>
      <w:r>
        <w:rPr>
          <w:rStyle w:val="StringTok"/>
        </w:rPr>
        <w:t>"1974-1983"</w:t>
      </w:r>
      <w:r>
        <w:rPr>
          <w:rStyle w:val="NormalTok"/>
        </w:rPr>
        <w:t xml:space="preserve">, </w:t>
      </w:r>
      <w:r>
        <w:rPr>
          <w:rStyle w:val="StringTok"/>
        </w:rPr>
        <w:t>"1979-1988"</w:t>
      </w:r>
      <w:r>
        <w:rPr>
          <w:rStyle w:val="NormalTok"/>
        </w:rPr>
        <w:t xml:space="preserve">, </w:t>
      </w:r>
      <w:r>
        <w:rPr>
          <w:rStyle w:val="StringTok"/>
        </w:rPr>
        <w:t>"1984-1993"</w:t>
      </w:r>
      <w:r>
        <w:rPr>
          <w:rStyle w:val="NormalTok"/>
        </w:rPr>
        <w:t>,</w:t>
      </w:r>
      <w:r>
        <w:br/>
      </w:r>
      <w:r>
        <w:rPr>
          <w:rStyle w:val="NormalTok"/>
        </w:rPr>
        <w:t xml:space="preserve">    </w:t>
      </w:r>
      <w:r>
        <w:rPr>
          <w:rStyle w:val="StringTok"/>
        </w:rPr>
        <w:t>"1989-1998"</w:t>
      </w:r>
      <w:r>
        <w:rPr>
          <w:rStyle w:val="NormalTok"/>
        </w:rPr>
        <w:t xml:space="preserve">, </w:t>
      </w:r>
      <w:r>
        <w:rPr>
          <w:rStyle w:val="StringTok"/>
        </w:rPr>
        <w:t>"1994-2003"</w:t>
      </w:r>
      <w:r>
        <w:rPr>
          <w:rStyle w:val="NormalTok"/>
        </w:rPr>
        <w:t xml:space="preserve">, </w:t>
      </w:r>
      <w:r>
        <w:rPr>
          <w:rStyle w:val="StringTok"/>
        </w:rPr>
        <w:t>"1999-2008"</w:t>
      </w:r>
      <w:r>
        <w:rPr>
          <w:rStyle w:val="NormalTok"/>
        </w:rPr>
        <w:t xml:space="preserve">, </w:t>
      </w:r>
      <w:r>
        <w:rPr>
          <w:rStyle w:val="StringTok"/>
        </w:rPr>
        <w:t>"2004-2013"</w:t>
      </w:r>
      <w:r>
        <w:rPr>
          <w:rStyle w:val="NormalTok"/>
        </w:rPr>
        <w:t>,</w:t>
      </w:r>
      <w:r>
        <w:br/>
      </w:r>
      <w:r>
        <w:rPr>
          <w:rStyle w:val="NormalTok"/>
        </w:rPr>
        <w:t xml:space="preserve">    </w:t>
      </w:r>
      <w:r>
        <w:rPr>
          <w:rStyle w:val="StringTok"/>
        </w:rPr>
        <w:t>"2009-2018"</w:t>
      </w:r>
      <w:r>
        <w:rPr>
          <w:rStyle w:val="NormalTok"/>
        </w:rPr>
        <w:t>]</w:t>
      </w:r>
      <w:r>
        <w:br/>
      </w:r>
      <w:r>
        <w:br/>
      </w:r>
      <w:r>
        <w:rPr>
          <w:rStyle w:val="NormalTok"/>
        </w:rPr>
        <w:t xml:space="preserve">embedding_models </w:t>
      </w:r>
      <w:r>
        <w:rPr>
          <w:rStyle w:val="OperatorTok"/>
        </w:rPr>
        <w:t>=</w:t>
      </w:r>
      <w:r>
        <w:rPr>
          <w:rStyle w:val="NormalTok"/>
        </w:rPr>
        <w:t xml:space="preserve"> []</w:t>
      </w:r>
      <w:r>
        <w:br/>
      </w:r>
      <w:r>
        <w:rPr>
          <w:rStyle w:val="ControlFlowTok"/>
        </w:rPr>
        <w:t>for</w:t>
      </w:r>
      <w:r>
        <w:rPr>
          <w:rStyle w:val="NormalTok"/>
        </w:rPr>
        <w:t xml:space="preserve"> label </w:t>
      </w:r>
      <w:r>
        <w:rPr>
          <w:rStyle w:val="KeywordTok"/>
        </w:rPr>
        <w:t>in</w:t>
      </w:r>
      <w:r>
        <w:rPr>
          <w:rStyle w:val="NormalTok"/>
        </w:rPr>
        <w:t xml:space="preserve"> labels:</w:t>
      </w:r>
      <w:r>
        <w:br/>
      </w:r>
      <w:r>
        <w:rPr>
          <w:rStyle w:val="NormalTok"/>
        </w:rPr>
        <w:t xml:space="preserve">    embedding_models.append(Word2Vec.load(</w:t>
      </w:r>
      <w:r>
        <w:rPr>
          <w:rStyle w:val="StringTok"/>
        </w:rPr>
        <w:t>'./pretrained_models/model</w:t>
      </w:r>
      <w:r>
        <w:rPr>
          <w:rStyle w:val="SpecialCharTok"/>
        </w:rPr>
        <w:t>%s</w:t>
      </w:r>
      <w:r>
        <w:rPr>
          <w:rStyle w:val="StringTok"/>
        </w:rPr>
        <w:t>.model'</w:t>
      </w:r>
      <w:r>
        <w:rPr>
          <w:rStyle w:val="NormalTok"/>
        </w:rPr>
        <w:t xml:space="preserve"> </w:t>
      </w:r>
      <w:r>
        <w:rPr>
          <w:rStyle w:val="OperatorTok"/>
        </w:rPr>
        <w:t>%</w:t>
      </w:r>
      <w:r>
        <w:rPr>
          <w:rStyle w:val="NormalTok"/>
        </w:rPr>
        <w:t xml:space="preserve"> </w:t>
      </w:r>
      <w:r>
        <w:rPr>
          <w:rStyle w:val="BuiltInTok"/>
        </w:rPr>
        <w:t>str</w:t>
      </w:r>
      <w:r>
        <w:rPr>
          <w:rStyle w:val="NormalTok"/>
        </w:rPr>
        <w:t>(label)))</w:t>
      </w:r>
    </w:p>
    <w:p w14:paraId="5A9E0A30" w14:textId="77777777" w:rsidR="0020256D" w:rsidRDefault="00000000">
      <w:pPr>
        <w:pStyle w:val="SourceCode"/>
      </w:pPr>
      <w:r>
        <w:rPr>
          <w:rStyle w:val="CommentTok"/>
        </w:rPr>
        <w:t># To explore self similarity over time, a term's vector from the first diachronic embedding model is compared to those in the subsequent models.</w:t>
      </w:r>
      <w:r>
        <w:br/>
      </w:r>
      <w:r>
        <w:rPr>
          <w:rStyle w:val="CommentTok"/>
        </w:rPr>
        <w:t># For this comparison, the cosine similarity metric from SKLearn is used, as Gensim does not offer a method to compare vectors across models.</w:t>
      </w:r>
      <w:r>
        <w:br/>
      </w:r>
      <w:r>
        <w:rPr>
          <w:rStyle w:val="ImportTok"/>
        </w:rPr>
        <w:t>import</w:t>
      </w:r>
      <w:r>
        <w:rPr>
          <w:rStyle w:val="NormalTok"/>
        </w:rPr>
        <w:t xml:space="preserve"> sklearn</w:t>
      </w:r>
      <w:r>
        <w:br/>
      </w:r>
      <w:r>
        <w:rPr>
          <w:rStyle w:val="ImportTok"/>
        </w:rPr>
        <w:t>from</w:t>
      </w:r>
      <w:r>
        <w:rPr>
          <w:rStyle w:val="NormalTok"/>
        </w:rPr>
        <w:t xml:space="preserve"> sklearn.metrics.pairwise </w:t>
      </w:r>
      <w:r>
        <w:rPr>
          <w:rStyle w:val="ImportTok"/>
        </w:rPr>
        <w:t>import</w:t>
      </w:r>
      <w:r>
        <w:rPr>
          <w:rStyle w:val="NormalTok"/>
        </w:rPr>
        <w:t xml:space="preserve"> cosine_similarity</w:t>
      </w:r>
      <w:r>
        <w:br/>
      </w:r>
      <w:r>
        <w:br/>
      </w:r>
      <w:r>
        <w:rPr>
          <w:rStyle w:val="CommentTok"/>
        </w:rPr>
        <w:t># The cosine similarity values for the term 'wehrmacht' are calculated and displayed.</w:t>
      </w:r>
      <w:r>
        <w:br/>
      </w:r>
      <w:r>
        <w:rPr>
          <w:rStyle w:val="NormalTok"/>
        </w:rPr>
        <w:t xml:space="preserve">self_similarity </w:t>
      </w:r>
      <w:r>
        <w:rPr>
          <w:rStyle w:val="OperatorTok"/>
        </w:rPr>
        <w:t>=</w:t>
      </w:r>
      <w:r>
        <w:rPr>
          <w:rStyle w:val="NormalTok"/>
        </w:rPr>
        <w:t xml:space="preserve"> []</w:t>
      </w:r>
      <w:r>
        <w:br/>
      </w:r>
      <w:r>
        <w:rPr>
          <w:rStyle w:val="ControlFlowTok"/>
        </w:rPr>
        <w:t>for</w:t>
      </w:r>
      <w:r>
        <w:rPr>
          <w:rStyle w:val="NormalTok"/>
        </w:rPr>
        <w:t xml:space="preserve"> model </w:t>
      </w:r>
      <w:r>
        <w:rPr>
          <w:rStyle w:val="KeywordTok"/>
        </w:rPr>
        <w:t>in</w:t>
      </w:r>
      <w:r>
        <w:rPr>
          <w:rStyle w:val="NormalTok"/>
        </w:rPr>
        <w:t xml:space="preserve"> embedding_models:</w:t>
      </w:r>
      <w:r>
        <w:br/>
      </w:r>
      <w:r>
        <w:rPr>
          <w:rStyle w:val="NormalTok"/>
        </w:rPr>
        <w:t xml:space="preserve">    self_similarity.append(cosine_similarity([model.wv[</w:t>
      </w:r>
      <w:r>
        <w:rPr>
          <w:rStyle w:val="StringTok"/>
        </w:rPr>
        <w:t>'wehrmacht'</w:t>
      </w:r>
      <w:r>
        <w:rPr>
          <w:rStyle w:val="NormalTok"/>
        </w:rPr>
        <w:t>]], [embedding_models[</w:t>
      </w:r>
      <w:r>
        <w:rPr>
          <w:rStyle w:val="DecValTok"/>
        </w:rPr>
        <w:t>0</w:t>
      </w:r>
      <w:r>
        <w:rPr>
          <w:rStyle w:val="NormalTok"/>
        </w:rPr>
        <w:t>].wv[</w:t>
      </w:r>
      <w:r>
        <w:rPr>
          <w:rStyle w:val="StringTok"/>
        </w:rPr>
        <w:t>'wehrmacht'</w:t>
      </w:r>
      <w:r>
        <w:rPr>
          <w:rStyle w:val="NormalTok"/>
        </w:rPr>
        <w:t>]])[</w:t>
      </w:r>
      <w:r>
        <w:rPr>
          <w:rStyle w:val="DecValTok"/>
        </w:rPr>
        <w:t>0</w:t>
      </w:r>
      <w:r>
        <w:rPr>
          <w:rStyle w:val="NormalTok"/>
        </w:rPr>
        <w:t>][</w:t>
      </w:r>
      <w:r>
        <w:rPr>
          <w:rStyle w:val="DecValTok"/>
        </w:rPr>
        <w:t>0</w:t>
      </w:r>
      <w:r>
        <w:rPr>
          <w:rStyle w:val="NormalTok"/>
        </w:rPr>
        <w:t>])</w:t>
      </w:r>
      <w:r>
        <w:br/>
      </w:r>
      <w:r>
        <w:br/>
      </w:r>
      <w:r>
        <w:rPr>
          <w:rStyle w:val="ControlFlowTok"/>
        </w:rPr>
        <w:lastRenderedPageBreak/>
        <w:t>for</w:t>
      </w:r>
      <w:r>
        <w:rPr>
          <w:rStyle w:val="NormalTok"/>
        </w:rPr>
        <w:t xml:space="preserve"> label, cos_similarity </w:t>
      </w:r>
      <w:r>
        <w:rPr>
          <w:rStyle w:val="KeywordTok"/>
        </w:rPr>
        <w:t>in</w:t>
      </w:r>
      <w:r>
        <w:rPr>
          <w:rStyle w:val="NormalTok"/>
        </w:rPr>
        <w:t xml:space="preserve"> </w:t>
      </w:r>
      <w:r>
        <w:rPr>
          <w:rStyle w:val="BuiltInTok"/>
        </w:rPr>
        <w:t>zip</w:t>
      </w:r>
      <w:r>
        <w:rPr>
          <w:rStyle w:val="NormalTok"/>
        </w:rPr>
        <w:t>(labels, self_similarity):</w:t>
      </w:r>
      <w:r>
        <w:br/>
      </w:r>
      <w:r>
        <w:rPr>
          <w:rStyle w:val="NormalTok"/>
        </w:rPr>
        <w:t xml:space="preserve">    </w:t>
      </w:r>
      <w:r>
        <w:rPr>
          <w:rStyle w:val="BuiltInTok"/>
        </w:rPr>
        <w:t>print</w:t>
      </w:r>
      <w:r>
        <w:rPr>
          <w:rStyle w:val="NormalTok"/>
        </w:rPr>
        <w:t>(label, cos_similarity)</w:t>
      </w:r>
    </w:p>
    <w:p w14:paraId="7BF9C819" w14:textId="77777777" w:rsidR="0020256D" w:rsidRDefault="00000000">
      <w:pPr>
        <w:pStyle w:val="SourceCode"/>
      </w:pPr>
      <w:r>
        <w:rPr>
          <w:rStyle w:val="VerbatimChar"/>
        </w:rPr>
        <w:t>1949-1958 1.0000001</w:t>
      </w:r>
      <w:r>
        <w:br/>
      </w:r>
      <w:r>
        <w:rPr>
          <w:rStyle w:val="VerbatimChar"/>
        </w:rPr>
        <w:t>1954-1963 0.95874983</w:t>
      </w:r>
      <w:r>
        <w:br/>
      </w:r>
      <w:r>
        <w:rPr>
          <w:rStyle w:val="VerbatimChar"/>
        </w:rPr>
        <w:t>1959-1968 0.81584424</w:t>
      </w:r>
      <w:r>
        <w:br/>
      </w:r>
      <w:r>
        <w:rPr>
          <w:rStyle w:val="VerbatimChar"/>
        </w:rPr>
        <w:t>1964-1973 0.79630655</w:t>
      </w:r>
      <w:r>
        <w:br/>
      </w:r>
      <w:r>
        <w:rPr>
          <w:rStyle w:val="VerbatimChar"/>
        </w:rPr>
        <w:t>1969-1978 0.807418</w:t>
      </w:r>
      <w:r>
        <w:br/>
      </w:r>
      <w:r>
        <w:rPr>
          <w:rStyle w:val="VerbatimChar"/>
        </w:rPr>
        <w:t>1974-1983 0.78439134</w:t>
      </w:r>
      <w:r>
        <w:br/>
      </w:r>
      <w:r>
        <w:rPr>
          <w:rStyle w:val="VerbatimChar"/>
        </w:rPr>
        <w:t>1979-1988 0.80673546</w:t>
      </w:r>
      <w:r>
        <w:br/>
      </w:r>
      <w:r>
        <w:rPr>
          <w:rStyle w:val="VerbatimChar"/>
        </w:rPr>
        <w:t>1984-1993 0.79498124</w:t>
      </w:r>
      <w:r>
        <w:br/>
      </w:r>
      <w:r>
        <w:rPr>
          <w:rStyle w:val="VerbatimChar"/>
        </w:rPr>
        <w:t>1989-1998 0.74072343</w:t>
      </w:r>
      <w:r>
        <w:br/>
      </w:r>
      <w:r>
        <w:rPr>
          <w:rStyle w:val="VerbatimChar"/>
        </w:rPr>
        <w:t>1994-2003 0.73280984</w:t>
      </w:r>
      <w:r>
        <w:br/>
      </w:r>
      <w:r>
        <w:rPr>
          <w:rStyle w:val="VerbatimChar"/>
        </w:rPr>
        <w:t>1999-2008 0.7499442</w:t>
      </w:r>
      <w:r>
        <w:br/>
      </w:r>
      <w:r>
        <w:rPr>
          <w:rStyle w:val="VerbatimChar"/>
        </w:rPr>
        <w:t>2004-2013 0.7430161</w:t>
      </w:r>
      <w:r>
        <w:br/>
      </w:r>
      <w:r>
        <w:rPr>
          <w:rStyle w:val="VerbatimChar"/>
        </w:rPr>
        <w:t>2009-2018 0.71242553</w:t>
      </w:r>
    </w:p>
    <w:p w14:paraId="387E602B" w14:textId="77777777" w:rsidR="0020256D" w:rsidRDefault="00000000">
      <w:pPr>
        <w:pStyle w:val="SourceCode"/>
      </w:pPr>
      <w:r>
        <w:rPr>
          <w:rStyle w:val="CommentTok"/>
        </w:rPr>
        <w:t xml:space="preserve"># Multiple terms' vectors from an embedding model can be averaged into a concept vector. </w:t>
      </w:r>
      <w:r>
        <w:br/>
      </w:r>
      <w:r>
        <w:rPr>
          <w:rStyle w:val="CommentTok"/>
        </w:rPr>
        <w:t># This concept vector can in turn be compared against other vectors.</w:t>
      </w:r>
      <w:r>
        <w:br/>
      </w:r>
      <w:r>
        <w:rPr>
          <w:rStyle w:val="CommentTok"/>
        </w:rPr>
        <w:t># Numpy is used to calculate vector averages.</w:t>
      </w:r>
      <w:r>
        <w:br/>
      </w:r>
      <w:r>
        <w:rPr>
          <w:rStyle w:val="ImportTok"/>
        </w:rPr>
        <w:t>import</w:t>
      </w:r>
      <w:r>
        <w:rPr>
          <w:rStyle w:val="NormalTok"/>
        </w:rPr>
        <w:t xml:space="preserve"> numpy</w:t>
      </w:r>
      <w:r>
        <w:br/>
      </w:r>
      <w:r>
        <w:br/>
      </w:r>
      <w:r>
        <w:rPr>
          <w:rStyle w:val="KeywordTok"/>
        </w:rPr>
        <w:t>def</w:t>
      </w:r>
      <w:r>
        <w:rPr>
          <w:rStyle w:val="NormalTok"/>
        </w:rPr>
        <w:t xml:space="preserve"> get_average_vector(model, words):</w:t>
      </w:r>
      <w:r>
        <w:br/>
      </w:r>
      <w:r>
        <w:rPr>
          <w:rStyle w:val="NormalTok"/>
        </w:rPr>
        <w:t xml:space="preserve">    vectors </w:t>
      </w:r>
      <w:r>
        <w:rPr>
          <w:rStyle w:val="OperatorTok"/>
        </w:rPr>
        <w:t>=</w:t>
      </w:r>
      <w:r>
        <w:rPr>
          <w:rStyle w:val="NormalTok"/>
        </w:rPr>
        <w:t xml:space="preserve"> [model.wv[word] </w:t>
      </w:r>
      <w:r>
        <w:rPr>
          <w:rStyle w:val="ControlFlowTok"/>
        </w:rPr>
        <w:t>for</w:t>
      </w:r>
      <w:r>
        <w:rPr>
          <w:rStyle w:val="NormalTok"/>
        </w:rPr>
        <w:t xml:space="preserve"> word </w:t>
      </w:r>
      <w:r>
        <w:rPr>
          <w:rStyle w:val="KeywordTok"/>
        </w:rPr>
        <w:t>in</w:t>
      </w:r>
      <w:r>
        <w:rPr>
          <w:rStyle w:val="NormalTok"/>
        </w:rPr>
        <w:t xml:space="preserve"> words]</w:t>
      </w:r>
      <w:r>
        <w:br/>
      </w:r>
      <w:r>
        <w:rPr>
          <w:rStyle w:val="NormalTok"/>
        </w:rPr>
        <w:t xml:space="preserve">    </w:t>
      </w:r>
      <w:r>
        <w:rPr>
          <w:rStyle w:val="ControlFlowTok"/>
        </w:rPr>
        <w:t>return</w:t>
      </w:r>
      <w:r>
        <w:rPr>
          <w:rStyle w:val="NormalTok"/>
        </w:rPr>
        <w:t xml:space="preserve"> numpy.mean(vectors, axis</w:t>
      </w:r>
      <w:r>
        <w:rPr>
          <w:rStyle w:val="OperatorTok"/>
        </w:rPr>
        <w:t>=</w:t>
      </w:r>
      <w:r>
        <w:rPr>
          <w:rStyle w:val="DecValTok"/>
        </w:rPr>
        <w:t>0</w:t>
      </w:r>
      <w:r>
        <w:rPr>
          <w:rStyle w:val="NormalTok"/>
        </w:rPr>
        <w:t>)</w:t>
      </w:r>
      <w:r>
        <w:br/>
      </w:r>
      <w:r>
        <w:rPr>
          <w:rStyle w:val="NormalTok"/>
        </w:rPr>
        <w:t xml:space="preserve">    </w:t>
      </w:r>
      <w:r>
        <w:br/>
      </w:r>
      <w:r>
        <w:rPr>
          <w:rStyle w:val="KeywordTok"/>
        </w:rPr>
        <w:t>def</w:t>
      </w:r>
      <w:r>
        <w:rPr>
          <w:rStyle w:val="NormalTok"/>
        </w:rPr>
        <w:t xml:space="preserve"> compare_term_to_concept(model, term, concept_terms):</w:t>
      </w:r>
      <w:r>
        <w:br/>
      </w:r>
      <w:r>
        <w:rPr>
          <w:rStyle w:val="NormalTok"/>
        </w:rPr>
        <w:t xml:space="preserve">    term_vector </w:t>
      </w:r>
      <w:r>
        <w:rPr>
          <w:rStyle w:val="OperatorTok"/>
        </w:rPr>
        <w:t>=</w:t>
      </w:r>
      <w:r>
        <w:rPr>
          <w:rStyle w:val="NormalTok"/>
        </w:rPr>
        <w:t xml:space="preserve"> model.wv[term]</w:t>
      </w:r>
      <w:r>
        <w:br/>
      </w:r>
      <w:r>
        <w:rPr>
          <w:rStyle w:val="NormalTok"/>
        </w:rPr>
        <w:t xml:space="preserve">    concept_vector </w:t>
      </w:r>
      <w:r>
        <w:rPr>
          <w:rStyle w:val="OperatorTok"/>
        </w:rPr>
        <w:t>=</w:t>
      </w:r>
      <w:r>
        <w:rPr>
          <w:rStyle w:val="NormalTok"/>
        </w:rPr>
        <w:t xml:space="preserve"> get_average_vector(model, concept_terms)</w:t>
      </w:r>
      <w:r>
        <w:br/>
      </w:r>
      <w:r>
        <w:rPr>
          <w:rStyle w:val="NormalTok"/>
        </w:rPr>
        <w:t xml:space="preserve">    </w:t>
      </w:r>
      <w:r>
        <w:rPr>
          <w:rStyle w:val="ControlFlowTok"/>
        </w:rPr>
        <w:t>return</w:t>
      </w:r>
      <w:r>
        <w:rPr>
          <w:rStyle w:val="NormalTok"/>
        </w:rPr>
        <w:t xml:space="preserve"> cosine_similarity([term_vector], [concept_vector])[</w:t>
      </w:r>
      <w:r>
        <w:rPr>
          <w:rStyle w:val="DecValTok"/>
        </w:rPr>
        <w:t>0</w:t>
      </w:r>
      <w:r>
        <w:rPr>
          <w:rStyle w:val="NormalTok"/>
        </w:rPr>
        <w:t>][</w:t>
      </w:r>
      <w:r>
        <w:rPr>
          <w:rStyle w:val="DecValTok"/>
        </w:rPr>
        <w:t>0</w:t>
      </w:r>
      <w:r>
        <w:rPr>
          <w:rStyle w:val="NormalTok"/>
        </w:rPr>
        <w:t>]</w:t>
      </w:r>
      <w:r>
        <w:br/>
      </w:r>
      <w:r>
        <w:br/>
      </w:r>
      <w:r>
        <w:rPr>
          <w:rStyle w:val="CommentTok"/>
        </w:rPr>
        <w:t># Compare the term "wehrmacht" against the war crime concept with the terms "kriegsverbrechen" and "kriegsverbrecher" in a pretrained model.</w:t>
      </w:r>
      <w:r>
        <w:br/>
      </w:r>
      <w:r>
        <w:rPr>
          <w:rStyle w:val="NormalTok"/>
        </w:rPr>
        <w:t xml:space="preserve">term </w:t>
      </w:r>
      <w:r>
        <w:rPr>
          <w:rStyle w:val="OperatorTok"/>
        </w:rPr>
        <w:t>=</w:t>
      </w:r>
      <w:r>
        <w:rPr>
          <w:rStyle w:val="NormalTok"/>
        </w:rPr>
        <w:t xml:space="preserve"> </w:t>
      </w:r>
      <w:r>
        <w:rPr>
          <w:rStyle w:val="StringTok"/>
        </w:rPr>
        <w:t>"wehrmacht"</w:t>
      </w:r>
      <w:r>
        <w:br/>
      </w:r>
      <w:r>
        <w:rPr>
          <w:rStyle w:val="NormalTok"/>
        </w:rPr>
        <w:t xml:space="preserve">concept_terms </w:t>
      </w:r>
      <w:r>
        <w:rPr>
          <w:rStyle w:val="OperatorTok"/>
        </w:rPr>
        <w:t>=</w:t>
      </w:r>
      <w:r>
        <w:rPr>
          <w:rStyle w:val="NormalTok"/>
        </w:rPr>
        <w:t xml:space="preserve"> [</w:t>
      </w:r>
      <w:r>
        <w:rPr>
          <w:rStyle w:val="StringTok"/>
        </w:rPr>
        <w:t>"kriegsverbrechen"</w:t>
      </w:r>
      <w:r>
        <w:rPr>
          <w:rStyle w:val="NormalTok"/>
        </w:rPr>
        <w:t xml:space="preserve">, </w:t>
      </w:r>
      <w:r>
        <w:rPr>
          <w:rStyle w:val="StringTok"/>
        </w:rPr>
        <w:t>"kriegsverbrecher"</w:t>
      </w:r>
      <w:r>
        <w:rPr>
          <w:rStyle w:val="NormalTok"/>
        </w:rPr>
        <w:t>]</w:t>
      </w:r>
      <w:r>
        <w:br/>
      </w:r>
      <w:r>
        <w:rPr>
          <w:rStyle w:val="NormalTok"/>
        </w:rPr>
        <w:t xml:space="preserve">term_concept_similarity </w:t>
      </w:r>
      <w:r>
        <w:rPr>
          <w:rStyle w:val="OperatorTok"/>
        </w:rPr>
        <w:t>=</w:t>
      </w:r>
      <w:r>
        <w:rPr>
          <w:rStyle w:val="NormalTok"/>
        </w:rPr>
        <w:t xml:space="preserve"> compare_term_to_concept(embedding_models[</w:t>
      </w:r>
      <w:r>
        <w:rPr>
          <w:rStyle w:val="DecValTok"/>
        </w:rPr>
        <w:t>0</w:t>
      </w:r>
      <w:r>
        <w:rPr>
          <w:rStyle w:val="NormalTok"/>
        </w:rPr>
        <w:t>], term, concept_terms)</w:t>
      </w:r>
      <w:r>
        <w:br/>
      </w:r>
      <w:r>
        <w:rPr>
          <w:rStyle w:val="BuiltInTok"/>
        </w:rPr>
        <w:t>print</w:t>
      </w:r>
      <w:r>
        <w:rPr>
          <w:rStyle w:val="NormalTok"/>
        </w:rPr>
        <w:t>(term_concept_similarity)</w:t>
      </w:r>
    </w:p>
    <w:p w14:paraId="633C197A" w14:textId="77777777" w:rsidR="0020256D" w:rsidRDefault="00000000">
      <w:pPr>
        <w:pStyle w:val="SourceCode"/>
      </w:pPr>
      <w:r>
        <w:rPr>
          <w:rStyle w:val="VerbatimChar"/>
        </w:rPr>
        <w:t>0.42060995</w:t>
      </w:r>
    </w:p>
    <w:p w14:paraId="13AA3E95" w14:textId="77777777" w:rsidR="0020256D" w:rsidRDefault="00000000">
      <w:pPr>
        <w:pStyle w:val="SourceCode"/>
      </w:pPr>
      <w:r>
        <w:rPr>
          <w:rStyle w:val="CommentTok"/>
        </w:rPr>
        <w:t># Now it is also possible to compare a term's nearest neighbors to concepts and average the results for multiple diachronic embedding models.</w:t>
      </w:r>
      <w:r>
        <w:br/>
      </w:r>
      <w:r>
        <w:rPr>
          <w:rStyle w:val="CommentTok"/>
        </w:rPr>
        <w:t xml:space="preserve"># Here, the term "wehrmacht" and the concept with the terms "kriegsverbrechen" and "kriegsverbrecher" are used again. </w:t>
      </w:r>
      <w:r>
        <w:br/>
      </w:r>
      <w:r>
        <w:rPr>
          <w:rStyle w:val="CommentTok"/>
        </w:rPr>
        <w:t># The n = 100 nearest neighbors are considered.</w:t>
      </w:r>
      <w:r>
        <w:br/>
      </w:r>
      <w:r>
        <w:rPr>
          <w:rStyle w:val="NormalTok"/>
        </w:rPr>
        <w:t xml:space="preserve">term </w:t>
      </w:r>
      <w:r>
        <w:rPr>
          <w:rStyle w:val="OperatorTok"/>
        </w:rPr>
        <w:t>=</w:t>
      </w:r>
      <w:r>
        <w:rPr>
          <w:rStyle w:val="NormalTok"/>
        </w:rPr>
        <w:t xml:space="preserve"> </w:t>
      </w:r>
      <w:r>
        <w:rPr>
          <w:rStyle w:val="StringTok"/>
        </w:rPr>
        <w:t>"wehrmacht"</w:t>
      </w:r>
      <w:r>
        <w:br/>
      </w:r>
      <w:r>
        <w:rPr>
          <w:rStyle w:val="NormalTok"/>
        </w:rPr>
        <w:t xml:space="preserve">concept_terms </w:t>
      </w:r>
      <w:r>
        <w:rPr>
          <w:rStyle w:val="OperatorTok"/>
        </w:rPr>
        <w:t>=</w:t>
      </w:r>
      <w:r>
        <w:rPr>
          <w:rStyle w:val="NormalTok"/>
        </w:rPr>
        <w:t xml:space="preserve"> [</w:t>
      </w:r>
      <w:r>
        <w:rPr>
          <w:rStyle w:val="StringTok"/>
        </w:rPr>
        <w:t>"kriegsverbrecher"</w:t>
      </w:r>
      <w:r>
        <w:rPr>
          <w:rStyle w:val="NormalTok"/>
        </w:rPr>
        <w:t xml:space="preserve">, </w:t>
      </w:r>
      <w:r>
        <w:rPr>
          <w:rStyle w:val="StringTok"/>
        </w:rPr>
        <w:t>"kriegsverbrecher"</w:t>
      </w:r>
      <w:r>
        <w:rPr>
          <w:rStyle w:val="NormalTok"/>
        </w:rPr>
        <w:t>]</w:t>
      </w:r>
      <w:r>
        <w:br/>
      </w:r>
      <w:r>
        <w:rPr>
          <w:rStyle w:val="NormalTok"/>
        </w:rPr>
        <w:t xml:space="preserve">n </w:t>
      </w:r>
      <w:r>
        <w:rPr>
          <w:rStyle w:val="OperatorTok"/>
        </w:rPr>
        <w:t>=</w:t>
      </w:r>
      <w:r>
        <w:rPr>
          <w:rStyle w:val="NormalTok"/>
        </w:rPr>
        <w:t xml:space="preserve"> </w:t>
      </w:r>
      <w:r>
        <w:rPr>
          <w:rStyle w:val="DecValTok"/>
        </w:rPr>
        <w:t>100</w:t>
      </w:r>
      <w:r>
        <w:br/>
      </w:r>
      <w:r>
        <w:lastRenderedPageBreak/>
        <w:br/>
      </w:r>
      <w:r>
        <w:rPr>
          <w:rStyle w:val="NormalTok"/>
        </w:rPr>
        <w:t xml:space="preserve">average_cosine_similarity </w:t>
      </w:r>
      <w:r>
        <w:rPr>
          <w:rStyle w:val="OperatorTok"/>
        </w:rPr>
        <w:t>=</w:t>
      </w:r>
      <w:r>
        <w:rPr>
          <w:rStyle w:val="NormalTok"/>
        </w:rPr>
        <w:t xml:space="preserve"> []</w:t>
      </w:r>
      <w:r>
        <w:br/>
      </w:r>
      <w:r>
        <w:rPr>
          <w:rStyle w:val="ControlFlowTok"/>
        </w:rPr>
        <w:t>for</w:t>
      </w:r>
      <w:r>
        <w:rPr>
          <w:rStyle w:val="NormalTok"/>
        </w:rPr>
        <w:t xml:space="preserve"> model </w:t>
      </w:r>
      <w:r>
        <w:rPr>
          <w:rStyle w:val="KeywordTok"/>
        </w:rPr>
        <w:t>in</w:t>
      </w:r>
      <w:r>
        <w:rPr>
          <w:rStyle w:val="NormalTok"/>
        </w:rPr>
        <w:t xml:space="preserve"> embedding_models:</w:t>
      </w:r>
      <w:r>
        <w:br/>
      </w:r>
      <w:r>
        <w:rPr>
          <w:rStyle w:val="NormalTok"/>
        </w:rPr>
        <w:t xml:space="preserve">    nearest_neighbors </w:t>
      </w:r>
      <w:r>
        <w:rPr>
          <w:rStyle w:val="OperatorTok"/>
        </w:rPr>
        <w:t>=</w:t>
      </w:r>
      <w:r>
        <w:rPr>
          <w:rStyle w:val="NormalTok"/>
        </w:rPr>
        <w:t xml:space="preserve"> model.wv.most_similar(term, topn </w:t>
      </w:r>
      <w:r>
        <w:rPr>
          <w:rStyle w:val="OperatorTok"/>
        </w:rPr>
        <w:t>=</w:t>
      </w:r>
      <w:r>
        <w:rPr>
          <w:rStyle w:val="NormalTok"/>
        </w:rPr>
        <w:t xml:space="preserve"> n)</w:t>
      </w:r>
      <w:r>
        <w:br/>
      </w:r>
      <w:r>
        <w:rPr>
          <w:rStyle w:val="NormalTok"/>
        </w:rPr>
        <w:t xml:space="preserve">    nn_cosine_similarity </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neighbor </w:t>
      </w:r>
      <w:r>
        <w:rPr>
          <w:rStyle w:val="KeywordTok"/>
        </w:rPr>
        <w:t>in</w:t>
      </w:r>
      <w:r>
        <w:rPr>
          <w:rStyle w:val="NormalTok"/>
        </w:rPr>
        <w:t xml:space="preserve"> nearest_neighbors:</w:t>
      </w:r>
      <w:r>
        <w:br/>
      </w:r>
      <w:r>
        <w:rPr>
          <w:rStyle w:val="NormalTok"/>
        </w:rPr>
        <w:t xml:space="preserve">      nn_cosine_similarity.append(compare_term_to_concept(model, neighbor[</w:t>
      </w:r>
      <w:r>
        <w:rPr>
          <w:rStyle w:val="DecValTok"/>
        </w:rPr>
        <w:t>0</w:t>
      </w:r>
      <w:r>
        <w:rPr>
          <w:rStyle w:val="NormalTok"/>
        </w:rPr>
        <w:t>], concept_terms))</w:t>
      </w:r>
      <w:r>
        <w:br/>
      </w:r>
      <w:r>
        <w:rPr>
          <w:rStyle w:val="NormalTok"/>
        </w:rPr>
        <w:t xml:space="preserve">    average_cosine_similarity.append(numpy.mean(nn_cosine_similarity))</w:t>
      </w:r>
      <w:r>
        <w:br/>
      </w:r>
      <w:r>
        <w:br/>
      </w:r>
      <w:r>
        <w:rPr>
          <w:rStyle w:val="ControlFlowTok"/>
        </w:rPr>
        <w:t>for</w:t>
      </w:r>
      <w:r>
        <w:rPr>
          <w:rStyle w:val="NormalTok"/>
        </w:rPr>
        <w:t xml:space="preserve"> label, avg_cos_similarity </w:t>
      </w:r>
      <w:r>
        <w:rPr>
          <w:rStyle w:val="KeywordTok"/>
        </w:rPr>
        <w:t>in</w:t>
      </w:r>
      <w:r>
        <w:rPr>
          <w:rStyle w:val="NormalTok"/>
        </w:rPr>
        <w:t xml:space="preserve"> </w:t>
      </w:r>
      <w:r>
        <w:rPr>
          <w:rStyle w:val="BuiltInTok"/>
        </w:rPr>
        <w:t>zip</w:t>
      </w:r>
      <w:r>
        <w:rPr>
          <w:rStyle w:val="NormalTok"/>
        </w:rPr>
        <w:t>(labels, average_cosine_similarity):</w:t>
      </w:r>
      <w:r>
        <w:br/>
      </w:r>
      <w:r>
        <w:rPr>
          <w:rStyle w:val="NormalTok"/>
        </w:rPr>
        <w:t xml:space="preserve">    </w:t>
      </w:r>
      <w:r>
        <w:rPr>
          <w:rStyle w:val="BuiltInTok"/>
        </w:rPr>
        <w:t>print</w:t>
      </w:r>
      <w:r>
        <w:rPr>
          <w:rStyle w:val="NormalTok"/>
        </w:rPr>
        <w:t>(label, avg_cos_similarity)</w:t>
      </w:r>
    </w:p>
    <w:p w14:paraId="052F84C4" w14:textId="77777777" w:rsidR="0020256D" w:rsidRDefault="00000000">
      <w:pPr>
        <w:pStyle w:val="SourceCode"/>
      </w:pPr>
      <w:r>
        <w:rPr>
          <w:rStyle w:val="VerbatimChar"/>
        </w:rPr>
        <w:t>1949-1958 0.33642155</w:t>
      </w:r>
      <w:r>
        <w:br/>
      </w:r>
      <w:r>
        <w:rPr>
          <w:rStyle w:val="VerbatimChar"/>
        </w:rPr>
        <w:t>1954-1963 0.34168598</w:t>
      </w:r>
      <w:r>
        <w:br/>
      </w:r>
      <w:r>
        <w:rPr>
          <w:rStyle w:val="VerbatimChar"/>
        </w:rPr>
        <w:t>1959-1968 0.5605093</w:t>
      </w:r>
      <w:r>
        <w:br/>
      </w:r>
      <w:r>
        <w:rPr>
          <w:rStyle w:val="VerbatimChar"/>
        </w:rPr>
        <w:t>1964-1973 0.5322733</w:t>
      </w:r>
      <w:r>
        <w:br/>
      </w:r>
      <w:r>
        <w:rPr>
          <w:rStyle w:val="VerbatimChar"/>
        </w:rPr>
        <w:t>1969-1978 0.53445923</w:t>
      </w:r>
      <w:r>
        <w:br/>
      </w:r>
      <w:r>
        <w:rPr>
          <w:rStyle w:val="VerbatimChar"/>
        </w:rPr>
        <w:t>1974-1983 0.5849045</w:t>
      </w:r>
      <w:r>
        <w:br/>
      </w:r>
      <w:r>
        <w:rPr>
          <w:rStyle w:val="VerbatimChar"/>
        </w:rPr>
        <w:t>1979-1988 0.60927266</w:t>
      </w:r>
      <w:r>
        <w:br/>
      </w:r>
      <w:r>
        <w:rPr>
          <w:rStyle w:val="VerbatimChar"/>
        </w:rPr>
        <w:t>1984-1993 0.57684445</w:t>
      </w:r>
      <w:r>
        <w:br/>
      </w:r>
      <w:r>
        <w:rPr>
          <w:rStyle w:val="VerbatimChar"/>
        </w:rPr>
        <w:t>1989-1998 0.5222344</w:t>
      </w:r>
      <w:r>
        <w:br/>
      </w:r>
      <w:r>
        <w:rPr>
          <w:rStyle w:val="VerbatimChar"/>
        </w:rPr>
        <w:t>1994-2003 0.53229624</w:t>
      </w:r>
      <w:r>
        <w:br/>
      </w:r>
      <w:r>
        <w:rPr>
          <w:rStyle w:val="VerbatimChar"/>
        </w:rPr>
        <w:t>1999-2008 0.48288247</w:t>
      </w:r>
      <w:r>
        <w:br/>
      </w:r>
      <w:r>
        <w:rPr>
          <w:rStyle w:val="VerbatimChar"/>
        </w:rPr>
        <w:t>2004-2013 0.54194385</w:t>
      </w:r>
      <w:r>
        <w:br/>
      </w:r>
      <w:r>
        <w:rPr>
          <w:rStyle w:val="VerbatimChar"/>
        </w:rPr>
        <w:t>2009-2018 0.51955926</w:t>
      </w:r>
    </w:p>
    <w:p w14:paraId="0B05143F" w14:textId="77777777" w:rsidR="0020256D" w:rsidRDefault="00000000">
      <w:pPr>
        <w:pStyle w:val="Heading2"/>
      </w:pPr>
      <w:bookmarkStart w:id="240" w:name="results"/>
      <w:r>
        <w:t>Results</w:t>
      </w:r>
      <w:bookmarkEnd w:id="240"/>
    </w:p>
    <w:p w14:paraId="5CE65B79" w14:textId="77777777" w:rsidR="0020256D" w:rsidRDefault="00000000">
      <w:pPr>
        <w:pStyle w:val="Heading3"/>
      </w:pPr>
      <w:bookmarkStart w:id="241" w:name="term-frequencies"/>
      <w:r>
        <w:t>Term frequencies</w:t>
      </w:r>
      <w:bookmarkEnd w:id="241"/>
    </w:p>
    <w:p w14:paraId="0C501FB4" w14:textId="77777777" w:rsidR="0020256D" w:rsidRDefault="00000000">
      <w:pPr>
        <w:pStyle w:val="FirstParagraph"/>
      </w:pPr>
      <w:r>
        <w:t xml:space="preserve">As depicted in </w:t>
      </w:r>
      <w:hyperlink w:anchor="figure-1-*">
        <w:r>
          <w:rPr>
            <w:rStyle w:val="Hyperlink"/>
          </w:rPr>
          <w:t>Figure 1</w:t>
        </w:r>
      </w:hyperlink>
      <w:r>
        <w:t>, the frequency analysis reveals clear trends in the usage of the term “Wehrmacht” in the Bundestag’s proceedings. While the total number of tokens generally increased over time, the “Wehrmacht” substrings exhibit two noticeable frequency peaks: The first peaks occurs during the first two legislative periods, when the Wehrmacht was commonly referenced dozens of times a year. In 1955 and 1956 alone, there were over two hundred mentions of the term each year. The second peak coincides with the 13th legislative period, wherein the year 1997 stands out with over two hundred uses of “Wehrmacht”. However, this second peak is less pronounced both in absolute numbers and in relative terms, given that the proceedings had, on average, become longer by the 1990s. The period between the two peaks, particularly during the 1970s and 1980s, shows comparably less interest in the term “Wehrmacht,” with sometimes only a few mentions a year. After reaching the second peak in the 13th legislative period, the usage of the term declined again to its previous low level, although there seems to be an uptick in recent years.</w:t>
      </w:r>
    </w:p>
    <w:p w14:paraId="78DD01B2" w14:textId="77777777" w:rsidR="0020256D" w:rsidRDefault="00000000">
      <w:pPr>
        <w:pStyle w:val="SourceCode"/>
      </w:pPr>
      <w:r>
        <w:rPr>
          <w:rStyle w:val="ImportTok"/>
        </w:rPr>
        <w:t>from</w:t>
      </w:r>
      <w:r>
        <w:rPr>
          <w:rStyle w:val="NormalTok"/>
        </w:rPr>
        <w:t xml:space="preserve"> IPython.display </w:t>
      </w:r>
      <w:r>
        <w:rPr>
          <w:rStyle w:val="ImportTok"/>
        </w:rPr>
        <w:t>import</w:t>
      </w:r>
      <w:r>
        <w:rPr>
          <w:rStyle w:val="NormalTok"/>
        </w:rPr>
        <w:t xml:space="preserve"> Image, display</w:t>
      </w:r>
      <w:r>
        <w:br/>
      </w:r>
      <w:r>
        <w:rPr>
          <w:rStyle w:val="NormalTok"/>
        </w:rPr>
        <w:t>metadata</w:t>
      </w:r>
      <w:r>
        <w:rPr>
          <w:rStyle w:val="OperatorTok"/>
        </w:rPr>
        <w:t>=</w:t>
      </w:r>
      <w:r>
        <w:rPr>
          <w:rStyle w:val="NormalTok"/>
        </w:rPr>
        <w:t>{</w:t>
      </w:r>
      <w:r>
        <w:br/>
      </w:r>
      <w:r>
        <w:rPr>
          <w:rStyle w:val="NormalTok"/>
        </w:rPr>
        <w:t xml:space="preserve">    </w:t>
      </w:r>
      <w:r>
        <w:rPr>
          <w:rStyle w:val="StringTok"/>
        </w:rPr>
        <w:t>"jdh"</w:t>
      </w:r>
      <w:r>
        <w:rPr>
          <w:rStyle w:val="NormalTok"/>
        </w:rPr>
        <w:t>:{</w:t>
      </w:r>
      <w:r>
        <w:br/>
      </w:r>
      <w:r>
        <w:rPr>
          <w:rStyle w:val="NormalTok"/>
        </w:rPr>
        <w:lastRenderedPageBreak/>
        <w:t xml:space="preserve">        </w:t>
      </w:r>
      <w:r>
        <w:rPr>
          <w:rStyle w:val="StringTok"/>
        </w:rPr>
        <w:t>"module"</w:t>
      </w:r>
      <w:r>
        <w:rPr>
          <w:rStyle w:val="NormalTok"/>
        </w:rPr>
        <w:t xml:space="preserve">: </w:t>
      </w:r>
      <w:r>
        <w:rPr>
          <w:rStyle w:val="StringTok"/>
        </w:rPr>
        <w:t>"object"</w:t>
      </w:r>
      <w:r>
        <w:rPr>
          <w:rStyle w:val="NormalTok"/>
        </w:rPr>
        <w:t>,</w:t>
      </w:r>
      <w:r>
        <w:br/>
      </w:r>
      <w:r>
        <w:rPr>
          <w:rStyle w:val="NormalTok"/>
        </w:rPr>
        <w:t xml:space="preserve">        </w:t>
      </w:r>
      <w:r>
        <w:rPr>
          <w:rStyle w:val="StringTok"/>
        </w:rPr>
        <w:t>"object"</w:t>
      </w:r>
      <w:r>
        <w:rPr>
          <w:rStyle w:val="NormalTok"/>
        </w:rPr>
        <w:t>: {</w:t>
      </w:r>
      <w:r>
        <w:br/>
      </w:r>
      <w:r>
        <w:rPr>
          <w:rStyle w:val="NormalTok"/>
        </w:rPr>
        <w:t xml:space="preserve">          </w:t>
      </w:r>
      <w:r>
        <w:rPr>
          <w:rStyle w:val="StringTok"/>
        </w:rPr>
        <w:t>"type"</w:t>
      </w:r>
      <w:r>
        <w:rPr>
          <w:rStyle w:val="NormalTok"/>
        </w:rPr>
        <w:t xml:space="preserve">: </w:t>
      </w:r>
      <w:r>
        <w:rPr>
          <w:rStyle w:val="StringTok"/>
        </w:rPr>
        <w:t>"image"</w:t>
      </w:r>
      <w:r>
        <w:rPr>
          <w:rStyle w:val="NormalTok"/>
        </w:rPr>
        <w:t>,</w:t>
      </w:r>
      <w:r>
        <w:br/>
      </w:r>
      <w:r>
        <w:rPr>
          <w:rStyle w:val="NormalTok"/>
        </w:rPr>
        <w:t xml:space="preserve">          </w:t>
      </w:r>
      <w:r>
        <w:rPr>
          <w:rStyle w:val="StringTok"/>
        </w:rPr>
        <w:t>"source"</w:t>
      </w:r>
      <w:r>
        <w:rPr>
          <w:rStyle w:val="NormalTok"/>
        </w:rPr>
        <w:t>: [</w:t>
      </w:r>
      <w:r>
        <w:br/>
      </w:r>
      <w:r>
        <w:rPr>
          <w:rStyle w:val="NormalTok"/>
        </w:rPr>
        <w:t xml:space="preserve">            </w:t>
      </w:r>
      <w:r>
        <w:rPr>
          <w:rStyle w:val="StringTok"/>
        </w:rPr>
        <w:t>"Figure 1. Visualization of the total number of tokens as bars and the number of “Wehrmacht” mentions as dots by legislative period of the Bundestag."</w:t>
      </w:r>
      <w:r>
        <w:rPr>
          <w:rStyle w:val="NormalTok"/>
        </w:rPr>
        <w:t>,</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rPr>
          <w:rStyle w:val="NormalTok"/>
        </w:rPr>
        <w:t>display(Image(</w:t>
      </w:r>
      <w:r>
        <w:rPr>
          <w:rStyle w:val="StringTok"/>
        </w:rPr>
        <w:t>"./media/figure1.png"</w:t>
      </w:r>
      <w:r>
        <w:rPr>
          <w:rStyle w:val="NormalTok"/>
        </w:rPr>
        <w:t>, width</w:t>
      </w:r>
      <w:r>
        <w:rPr>
          <w:rStyle w:val="OperatorTok"/>
        </w:rPr>
        <w:t>=</w:t>
      </w:r>
      <w:r>
        <w:rPr>
          <w:rStyle w:val="DecValTok"/>
        </w:rPr>
        <w:t>1000</w:t>
      </w:r>
      <w:r>
        <w:rPr>
          <w:rStyle w:val="NormalTok"/>
        </w:rPr>
        <w:t>), metadata</w:t>
      </w:r>
      <w:r>
        <w:rPr>
          <w:rStyle w:val="OperatorTok"/>
        </w:rPr>
        <w:t>=</w:t>
      </w:r>
      <w:r>
        <w:rPr>
          <w:rStyle w:val="NormalTok"/>
        </w:rPr>
        <w:t>metadata)</w:t>
      </w:r>
    </w:p>
    <w:p w14:paraId="51970A8A" w14:textId="77777777" w:rsidR="0020256D" w:rsidRDefault="00000000">
      <w:pPr>
        <w:pStyle w:val="FirstParagraph"/>
      </w:pPr>
      <w:r>
        <w:rPr>
          <w:noProof/>
        </w:rPr>
        <w:drawing>
          <wp:inline distT="0" distB="0" distL="0" distR="0" wp14:anchorId="01D3A327" wp14:editId="2F26B396">
            <wp:extent cx="5334000" cy="3884543"/>
            <wp:effectExtent l="0" t="0" r="0" b="0"/>
            <wp:docPr id="234097578" name="Picture"/>
            <wp:cNvGraphicFramePr/>
            <a:graphic xmlns:a="http://schemas.openxmlformats.org/drawingml/2006/main">
              <a:graphicData uri="http://schemas.openxmlformats.org/drawingml/2006/picture">
                <pic:pic xmlns:pic="http://schemas.openxmlformats.org/drawingml/2006/picture">
                  <pic:nvPicPr>
                    <pic:cNvPr id="0" name="Picture" descr="b7cc5ad319b2f5dc60b91007e1453a52e7c476de.png"/>
                    <pic:cNvPicPr>
                      <a:picLocks noChangeAspect="1" noChangeArrowheads="1"/>
                    </pic:cNvPicPr>
                  </pic:nvPicPr>
                  <pic:blipFill>
                    <a:blip r:embed="rId12"/>
                    <a:stretch>
                      <a:fillRect/>
                    </a:stretch>
                  </pic:blipFill>
                  <pic:spPr bwMode="auto">
                    <a:xfrm>
                      <a:off x="0" y="0"/>
                      <a:ext cx="5334000" cy="3884543"/>
                    </a:xfrm>
                    <a:prstGeom prst="rect">
                      <a:avLst/>
                    </a:prstGeom>
                    <a:noFill/>
                    <a:ln w="9525">
                      <a:noFill/>
                      <a:headEnd/>
                      <a:tailEnd/>
                    </a:ln>
                  </pic:spPr>
                </pic:pic>
              </a:graphicData>
            </a:graphic>
          </wp:inline>
        </w:drawing>
      </w:r>
    </w:p>
    <w:p w14:paraId="2A7C3A28" w14:textId="77777777" w:rsidR="0020256D" w:rsidRDefault="00000000">
      <w:pPr>
        <w:pStyle w:val="BodyText"/>
      </w:pPr>
      <w:r>
        <w:t>One can also compare frequencies by party. Table 1 presents both the absolute and relative frequencies of the term “Wehrmacht” for each legislative period and relevant party. During the first peak, the relative frequency of “Wehrmacht” was highest in speeches by members of the liberal FDP, followed by that of the smaller parties represented at that time. In comparison, the center-left SPD showed the lowest frequency. For the second peak, the relative frequency of the term was highest for the center-left Grüne and the left-wing PDS. Both the FDP and SPD exhibited only half the average relative frequency. The center-right CDU/CSU's values were about average for both peaks.</w:t>
      </w:r>
    </w:p>
    <w:tbl>
      <w:tblPr>
        <w:tblStyle w:val="Table"/>
        <w:tblW w:w="5000" w:type="pct"/>
        <w:tblLook w:val="07E0" w:firstRow="1" w:lastRow="1" w:firstColumn="1" w:lastColumn="1" w:noHBand="1" w:noVBand="1"/>
      </w:tblPr>
      <w:tblGrid>
        <w:gridCol w:w="613"/>
        <w:gridCol w:w="687"/>
        <w:gridCol w:w="568"/>
        <w:gridCol w:w="369"/>
        <w:gridCol w:w="931"/>
        <w:gridCol w:w="645"/>
        <w:gridCol w:w="365"/>
        <w:gridCol w:w="464"/>
        <w:gridCol w:w="408"/>
        <w:gridCol w:w="687"/>
        <w:gridCol w:w="568"/>
        <w:gridCol w:w="425"/>
        <w:gridCol w:w="887"/>
        <w:gridCol w:w="645"/>
        <w:gridCol w:w="425"/>
        <w:gridCol w:w="464"/>
        <w:gridCol w:w="425"/>
      </w:tblGrid>
      <w:tr w:rsidR="0020256D" w14:paraId="536276E9" w14:textId="77777777">
        <w:tc>
          <w:tcPr>
            <w:tcW w:w="0" w:type="auto"/>
            <w:tcBorders>
              <w:bottom w:val="single" w:sz="0" w:space="0" w:color="auto"/>
            </w:tcBorders>
            <w:vAlign w:val="bottom"/>
          </w:tcPr>
          <w:p w14:paraId="7ACFEB31" w14:textId="77777777" w:rsidR="0020256D" w:rsidRDefault="0020256D"/>
        </w:tc>
        <w:tc>
          <w:tcPr>
            <w:tcW w:w="0" w:type="auto"/>
            <w:tcBorders>
              <w:bottom w:val="single" w:sz="0" w:space="0" w:color="auto"/>
            </w:tcBorders>
            <w:vAlign w:val="bottom"/>
          </w:tcPr>
          <w:p w14:paraId="157EAEC4" w14:textId="77777777" w:rsidR="0020256D" w:rsidRDefault="00000000">
            <w:pPr>
              <w:pStyle w:val="Compact"/>
            </w:pPr>
            <w:r>
              <w:t xml:space="preserve">Number of </w:t>
            </w:r>
            <w:r>
              <w:lastRenderedPageBreak/>
              <w:t>‚Wehrmacht‘ tokens</w:t>
            </w:r>
          </w:p>
        </w:tc>
        <w:tc>
          <w:tcPr>
            <w:tcW w:w="0" w:type="auto"/>
            <w:tcBorders>
              <w:bottom w:val="single" w:sz="0" w:space="0" w:color="auto"/>
            </w:tcBorders>
            <w:vAlign w:val="bottom"/>
          </w:tcPr>
          <w:p w14:paraId="38034156" w14:textId="77777777" w:rsidR="0020256D" w:rsidRDefault="0020256D"/>
        </w:tc>
        <w:tc>
          <w:tcPr>
            <w:tcW w:w="0" w:type="auto"/>
            <w:tcBorders>
              <w:bottom w:val="single" w:sz="0" w:space="0" w:color="auto"/>
            </w:tcBorders>
            <w:vAlign w:val="bottom"/>
          </w:tcPr>
          <w:p w14:paraId="6FEE598E" w14:textId="77777777" w:rsidR="0020256D" w:rsidRDefault="0020256D"/>
        </w:tc>
        <w:tc>
          <w:tcPr>
            <w:tcW w:w="0" w:type="auto"/>
            <w:tcBorders>
              <w:bottom w:val="single" w:sz="0" w:space="0" w:color="auto"/>
            </w:tcBorders>
            <w:vAlign w:val="bottom"/>
          </w:tcPr>
          <w:p w14:paraId="25EE8A35" w14:textId="77777777" w:rsidR="0020256D" w:rsidRDefault="0020256D"/>
        </w:tc>
        <w:tc>
          <w:tcPr>
            <w:tcW w:w="0" w:type="auto"/>
            <w:tcBorders>
              <w:bottom w:val="single" w:sz="0" w:space="0" w:color="auto"/>
            </w:tcBorders>
            <w:vAlign w:val="bottom"/>
          </w:tcPr>
          <w:p w14:paraId="4B38E334" w14:textId="77777777" w:rsidR="0020256D" w:rsidRDefault="0020256D"/>
        </w:tc>
        <w:tc>
          <w:tcPr>
            <w:tcW w:w="0" w:type="auto"/>
            <w:tcBorders>
              <w:bottom w:val="single" w:sz="0" w:space="0" w:color="auto"/>
            </w:tcBorders>
            <w:vAlign w:val="bottom"/>
          </w:tcPr>
          <w:p w14:paraId="60711476" w14:textId="77777777" w:rsidR="0020256D" w:rsidRDefault="0020256D"/>
        </w:tc>
        <w:tc>
          <w:tcPr>
            <w:tcW w:w="0" w:type="auto"/>
            <w:tcBorders>
              <w:bottom w:val="single" w:sz="0" w:space="0" w:color="auto"/>
            </w:tcBorders>
            <w:vAlign w:val="bottom"/>
          </w:tcPr>
          <w:p w14:paraId="6D2AD326" w14:textId="77777777" w:rsidR="0020256D" w:rsidRDefault="0020256D"/>
        </w:tc>
        <w:tc>
          <w:tcPr>
            <w:tcW w:w="0" w:type="auto"/>
            <w:tcBorders>
              <w:bottom w:val="single" w:sz="0" w:space="0" w:color="auto"/>
            </w:tcBorders>
            <w:vAlign w:val="bottom"/>
          </w:tcPr>
          <w:p w14:paraId="1EF3424E" w14:textId="77777777" w:rsidR="0020256D" w:rsidRDefault="0020256D"/>
        </w:tc>
        <w:tc>
          <w:tcPr>
            <w:tcW w:w="0" w:type="auto"/>
            <w:tcBorders>
              <w:bottom w:val="single" w:sz="0" w:space="0" w:color="auto"/>
            </w:tcBorders>
            <w:vAlign w:val="bottom"/>
          </w:tcPr>
          <w:p w14:paraId="75437A95" w14:textId="77777777" w:rsidR="0020256D" w:rsidRDefault="00000000">
            <w:pPr>
              <w:pStyle w:val="Compact"/>
            </w:pPr>
            <w:r>
              <w:t xml:space="preserve">Number of </w:t>
            </w:r>
            <w:r>
              <w:lastRenderedPageBreak/>
              <w:t>‚Wehrmacht‘ tokens per million tokens</w:t>
            </w:r>
          </w:p>
        </w:tc>
        <w:tc>
          <w:tcPr>
            <w:tcW w:w="0" w:type="auto"/>
            <w:tcBorders>
              <w:bottom w:val="single" w:sz="0" w:space="0" w:color="auto"/>
            </w:tcBorders>
            <w:vAlign w:val="bottom"/>
          </w:tcPr>
          <w:p w14:paraId="38C29493" w14:textId="77777777" w:rsidR="0020256D" w:rsidRDefault="0020256D"/>
        </w:tc>
        <w:tc>
          <w:tcPr>
            <w:tcW w:w="0" w:type="auto"/>
            <w:tcBorders>
              <w:bottom w:val="single" w:sz="0" w:space="0" w:color="auto"/>
            </w:tcBorders>
            <w:vAlign w:val="bottom"/>
          </w:tcPr>
          <w:p w14:paraId="1BCA9B5A" w14:textId="77777777" w:rsidR="0020256D" w:rsidRDefault="0020256D"/>
        </w:tc>
        <w:tc>
          <w:tcPr>
            <w:tcW w:w="0" w:type="auto"/>
            <w:tcBorders>
              <w:bottom w:val="single" w:sz="0" w:space="0" w:color="auto"/>
            </w:tcBorders>
            <w:vAlign w:val="bottom"/>
          </w:tcPr>
          <w:p w14:paraId="46B69E44" w14:textId="77777777" w:rsidR="0020256D" w:rsidRDefault="0020256D"/>
        </w:tc>
        <w:tc>
          <w:tcPr>
            <w:tcW w:w="0" w:type="auto"/>
            <w:tcBorders>
              <w:bottom w:val="single" w:sz="0" w:space="0" w:color="auto"/>
            </w:tcBorders>
            <w:vAlign w:val="bottom"/>
          </w:tcPr>
          <w:p w14:paraId="66E276FC" w14:textId="77777777" w:rsidR="0020256D" w:rsidRDefault="0020256D"/>
        </w:tc>
        <w:tc>
          <w:tcPr>
            <w:tcW w:w="0" w:type="auto"/>
            <w:tcBorders>
              <w:bottom w:val="single" w:sz="0" w:space="0" w:color="auto"/>
            </w:tcBorders>
            <w:vAlign w:val="bottom"/>
          </w:tcPr>
          <w:p w14:paraId="18FB8B0C" w14:textId="77777777" w:rsidR="0020256D" w:rsidRDefault="0020256D"/>
        </w:tc>
        <w:tc>
          <w:tcPr>
            <w:tcW w:w="0" w:type="auto"/>
            <w:tcBorders>
              <w:bottom w:val="single" w:sz="0" w:space="0" w:color="auto"/>
            </w:tcBorders>
            <w:vAlign w:val="bottom"/>
          </w:tcPr>
          <w:p w14:paraId="05121B9D" w14:textId="77777777" w:rsidR="0020256D" w:rsidRDefault="0020256D"/>
        </w:tc>
        <w:tc>
          <w:tcPr>
            <w:tcW w:w="0" w:type="auto"/>
            <w:tcBorders>
              <w:bottom w:val="single" w:sz="0" w:space="0" w:color="auto"/>
            </w:tcBorders>
            <w:vAlign w:val="bottom"/>
          </w:tcPr>
          <w:p w14:paraId="22B9F7C1" w14:textId="77777777" w:rsidR="0020256D" w:rsidRDefault="0020256D"/>
        </w:tc>
      </w:tr>
      <w:tr w:rsidR="0020256D" w14:paraId="46D6DD55" w14:textId="77777777">
        <w:tc>
          <w:tcPr>
            <w:tcW w:w="0" w:type="auto"/>
          </w:tcPr>
          <w:p w14:paraId="0378B3A5" w14:textId="77777777" w:rsidR="0020256D" w:rsidRDefault="00000000">
            <w:pPr>
              <w:pStyle w:val="Compact"/>
            </w:pPr>
            <w:r>
              <w:t>Legislative period</w:t>
            </w:r>
          </w:p>
        </w:tc>
        <w:tc>
          <w:tcPr>
            <w:tcW w:w="0" w:type="auto"/>
          </w:tcPr>
          <w:p w14:paraId="4890831A" w14:textId="77777777" w:rsidR="0020256D" w:rsidRDefault="00000000">
            <w:pPr>
              <w:pStyle w:val="Compact"/>
            </w:pPr>
            <w:r>
              <w:t>AfD</w:t>
            </w:r>
          </w:p>
        </w:tc>
        <w:tc>
          <w:tcPr>
            <w:tcW w:w="0" w:type="auto"/>
          </w:tcPr>
          <w:p w14:paraId="6B026531" w14:textId="77777777" w:rsidR="0020256D" w:rsidRDefault="00000000">
            <w:pPr>
              <w:pStyle w:val="Compact"/>
            </w:pPr>
            <w:r>
              <w:t>CDU/CSU</w:t>
            </w:r>
          </w:p>
        </w:tc>
        <w:tc>
          <w:tcPr>
            <w:tcW w:w="0" w:type="auto"/>
          </w:tcPr>
          <w:p w14:paraId="55F10674" w14:textId="77777777" w:rsidR="0020256D" w:rsidRDefault="00000000">
            <w:pPr>
              <w:pStyle w:val="Compact"/>
            </w:pPr>
            <w:r>
              <w:t>FDP</w:t>
            </w:r>
          </w:p>
        </w:tc>
        <w:tc>
          <w:tcPr>
            <w:tcW w:w="0" w:type="auto"/>
          </w:tcPr>
          <w:p w14:paraId="1A918182" w14:textId="77777777" w:rsidR="0020256D" w:rsidRDefault="00000000">
            <w:pPr>
              <w:pStyle w:val="Compact"/>
            </w:pPr>
            <w:r>
              <w:t>Bündnis90/GRÜNE</w:t>
            </w:r>
          </w:p>
        </w:tc>
        <w:tc>
          <w:tcPr>
            <w:tcW w:w="0" w:type="auto"/>
          </w:tcPr>
          <w:p w14:paraId="5B222B3F" w14:textId="77777777" w:rsidR="0020256D" w:rsidRDefault="00000000">
            <w:pPr>
              <w:pStyle w:val="Compact"/>
            </w:pPr>
            <w:r>
              <w:t>PDS/LINKE</w:t>
            </w:r>
          </w:p>
        </w:tc>
        <w:tc>
          <w:tcPr>
            <w:tcW w:w="0" w:type="auto"/>
          </w:tcPr>
          <w:p w14:paraId="48E1F39E" w14:textId="77777777" w:rsidR="0020256D" w:rsidRDefault="00000000">
            <w:pPr>
              <w:pStyle w:val="Compact"/>
            </w:pPr>
            <w:r>
              <w:t>SPD</w:t>
            </w:r>
          </w:p>
        </w:tc>
        <w:tc>
          <w:tcPr>
            <w:tcW w:w="0" w:type="auto"/>
          </w:tcPr>
          <w:p w14:paraId="1F4BC52C" w14:textId="77777777" w:rsidR="0020256D" w:rsidRDefault="00000000">
            <w:pPr>
              <w:pStyle w:val="Compact"/>
            </w:pPr>
            <w:r>
              <w:t>Others</w:t>
            </w:r>
          </w:p>
        </w:tc>
        <w:tc>
          <w:tcPr>
            <w:tcW w:w="0" w:type="auto"/>
          </w:tcPr>
          <w:p w14:paraId="38D7FB7B" w14:textId="77777777" w:rsidR="0020256D" w:rsidRDefault="00000000">
            <w:pPr>
              <w:pStyle w:val="Compact"/>
            </w:pPr>
            <w:r>
              <w:t>Total</w:t>
            </w:r>
          </w:p>
        </w:tc>
        <w:tc>
          <w:tcPr>
            <w:tcW w:w="0" w:type="auto"/>
          </w:tcPr>
          <w:p w14:paraId="50D776FF" w14:textId="77777777" w:rsidR="0020256D" w:rsidRDefault="00000000">
            <w:pPr>
              <w:pStyle w:val="Compact"/>
            </w:pPr>
            <w:r>
              <w:t>AfD</w:t>
            </w:r>
          </w:p>
        </w:tc>
        <w:tc>
          <w:tcPr>
            <w:tcW w:w="0" w:type="auto"/>
          </w:tcPr>
          <w:p w14:paraId="74FD0241" w14:textId="77777777" w:rsidR="0020256D" w:rsidRDefault="00000000">
            <w:pPr>
              <w:pStyle w:val="Compact"/>
            </w:pPr>
            <w:r>
              <w:t>CDU/CSU</w:t>
            </w:r>
          </w:p>
        </w:tc>
        <w:tc>
          <w:tcPr>
            <w:tcW w:w="0" w:type="auto"/>
          </w:tcPr>
          <w:p w14:paraId="294C6DDA" w14:textId="77777777" w:rsidR="0020256D" w:rsidRDefault="00000000">
            <w:pPr>
              <w:pStyle w:val="Compact"/>
            </w:pPr>
            <w:r>
              <w:t>FDP</w:t>
            </w:r>
          </w:p>
        </w:tc>
        <w:tc>
          <w:tcPr>
            <w:tcW w:w="0" w:type="auto"/>
          </w:tcPr>
          <w:p w14:paraId="741F0FF2" w14:textId="77777777" w:rsidR="0020256D" w:rsidRDefault="00000000">
            <w:pPr>
              <w:pStyle w:val="Compact"/>
            </w:pPr>
            <w:r>
              <w:t>Bündnis90/Grüne</w:t>
            </w:r>
          </w:p>
        </w:tc>
        <w:tc>
          <w:tcPr>
            <w:tcW w:w="0" w:type="auto"/>
          </w:tcPr>
          <w:p w14:paraId="66B3A941" w14:textId="77777777" w:rsidR="0020256D" w:rsidRDefault="00000000">
            <w:pPr>
              <w:pStyle w:val="Compact"/>
            </w:pPr>
            <w:r>
              <w:t>PDS/LINKE</w:t>
            </w:r>
          </w:p>
        </w:tc>
        <w:tc>
          <w:tcPr>
            <w:tcW w:w="0" w:type="auto"/>
          </w:tcPr>
          <w:p w14:paraId="157103A6" w14:textId="77777777" w:rsidR="0020256D" w:rsidRDefault="00000000">
            <w:pPr>
              <w:pStyle w:val="Compact"/>
            </w:pPr>
            <w:r>
              <w:t>SPD</w:t>
            </w:r>
          </w:p>
        </w:tc>
        <w:tc>
          <w:tcPr>
            <w:tcW w:w="0" w:type="auto"/>
          </w:tcPr>
          <w:p w14:paraId="2BA5B366" w14:textId="77777777" w:rsidR="0020256D" w:rsidRDefault="00000000">
            <w:pPr>
              <w:pStyle w:val="Compact"/>
            </w:pPr>
            <w:r>
              <w:t>Others</w:t>
            </w:r>
          </w:p>
        </w:tc>
        <w:tc>
          <w:tcPr>
            <w:tcW w:w="0" w:type="auto"/>
          </w:tcPr>
          <w:p w14:paraId="0EE01D75" w14:textId="77777777" w:rsidR="0020256D" w:rsidRDefault="00000000">
            <w:pPr>
              <w:pStyle w:val="Compact"/>
            </w:pPr>
            <w:r>
              <w:t>Total</w:t>
            </w:r>
          </w:p>
        </w:tc>
      </w:tr>
      <w:tr w:rsidR="0020256D" w14:paraId="68159A58" w14:textId="77777777">
        <w:tc>
          <w:tcPr>
            <w:tcW w:w="0" w:type="auto"/>
          </w:tcPr>
          <w:p w14:paraId="3BF5D8D3" w14:textId="77777777" w:rsidR="0020256D" w:rsidRDefault="00000000">
            <w:pPr>
              <w:pStyle w:val="Compact"/>
            </w:pPr>
            <w:r>
              <w:t>1</w:t>
            </w:r>
          </w:p>
        </w:tc>
        <w:tc>
          <w:tcPr>
            <w:tcW w:w="0" w:type="auto"/>
          </w:tcPr>
          <w:p w14:paraId="618BF369" w14:textId="77777777" w:rsidR="0020256D" w:rsidRDefault="00000000">
            <w:pPr>
              <w:pStyle w:val="Compact"/>
            </w:pPr>
            <w:r>
              <w:t>-</w:t>
            </w:r>
          </w:p>
        </w:tc>
        <w:tc>
          <w:tcPr>
            <w:tcW w:w="0" w:type="auto"/>
          </w:tcPr>
          <w:p w14:paraId="5105FE67" w14:textId="77777777" w:rsidR="0020256D" w:rsidRDefault="00000000">
            <w:pPr>
              <w:pStyle w:val="Compact"/>
            </w:pPr>
            <w:r>
              <w:t>170</w:t>
            </w:r>
          </w:p>
        </w:tc>
        <w:tc>
          <w:tcPr>
            <w:tcW w:w="0" w:type="auto"/>
          </w:tcPr>
          <w:p w14:paraId="6DFD8789" w14:textId="77777777" w:rsidR="0020256D" w:rsidRDefault="00000000">
            <w:pPr>
              <w:pStyle w:val="Compact"/>
            </w:pPr>
            <w:r>
              <w:t>48</w:t>
            </w:r>
          </w:p>
        </w:tc>
        <w:tc>
          <w:tcPr>
            <w:tcW w:w="0" w:type="auto"/>
          </w:tcPr>
          <w:p w14:paraId="324595F8" w14:textId="77777777" w:rsidR="0020256D" w:rsidRDefault="00000000">
            <w:pPr>
              <w:pStyle w:val="Compact"/>
            </w:pPr>
            <w:r>
              <w:t>-</w:t>
            </w:r>
          </w:p>
        </w:tc>
        <w:tc>
          <w:tcPr>
            <w:tcW w:w="0" w:type="auto"/>
          </w:tcPr>
          <w:p w14:paraId="32972708" w14:textId="77777777" w:rsidR="0020256D" w:rsidRDefault="00000000">
            <w:pPr>
              <w:pStyle w:val="Compact"/>
            </w:pPr>
            <w:r>
              <w:t>-</w:t>
            </w:r>
          </w:p>
        </w:tc>
        <w:tc>
          <w:tcPr>
            <w:tcW w:w="0" w:type="auto"/>
          </w:tcPr>
          <w:p w14:paraId="6BC132DF" w14:textId="77777777" w:rsidR="0020256D" w:rsidRDefault="00000000">
            <w:pPr>
              <w:pStyle w:val="Compact"/>
            </w:pPr>
            <w:r>
              <w:t>62</w:t>
            </w:r>
          </w:p>
        </w:tc>
        <w:tc>
          <w:tcPr>
            <w:tcW w:w="0" w:type="auto"/>
          </w:tcPr>
          <w:p w14:paraId="6DC99476" w14:textId="77777777" w:rsidR="0020256D" w:rsidRDefault="00000000">
            <w:pPr>
              <w:pStyle w:val="Compact"/>
            </w:pPr>
            <w:r>
              <w:t>148</w:t>
            </w:r>
          </w:p>
        </w:tc>
        <w:tc>
          <w:tcPr>
            <w:tcW w:w="0" w:type="auto"/>
          </w:tcPr>
          <w:p w14:paraId="69517205" w14:textId="77777777" w:rsidR="0020256D" w:rsidRDefault="00000000">
            <w:pPr>
              <w:pStyle w:val="Compact"/>
            </w:pPr>
            <w:r>
              <w:t>428</w:t>
            </w:r>
          </w:p>
        </w:tc>
        <w:tc>
          <w:tcPr>
            <w:tcW w:w="0" w:type="auto"/>
          </w:tcPr>
          <w:p w14:paraId="74900D18" w14:textId="77777777" w:rsidR="0020256D" w:rsidRDefault="00000000">
            <w:pPr>
              <w:pStyle w:val="Compact"/>
            </w:pPr>
            <w:r>
              <w:t>-</w:t>
            </w:r>
          </w:p>
        </w:tc>
        <w:tc>
          <w:tcPr>
            <w:tcW w:w="0" w:type="auto"/>
          </w:tcPr>
          <w:p w14:paraId="55534568" w14:textId="77777777" w:rsidR="0020256D" w:rsidRDefault="00000000">
            <w:pPr>
              <w:pStyle w:val="Compact"/>
            </w:pPr>
            <w:r>
              <w:t>43.65</w:t>
            </w:r>
          </w:p>
        </w:tc>
        <w:tc>
          <w:tcPr>
            <w:tcW w:w="0" w:type="auto"/>
          </w:tcPr>
          <w:p w14:paraId="769A9200" w14:textId="77777777" w:rsidR="0020256D" w:rsidRDefault="00000000">
            <w:pPr>
              <w:pStyle w:val="Compact"/>
            </w:pPr>
            <w:r>
              <w:t>29.25</w:t>
            </w:r>
          </w:p>
        </w:tc>
        <w:tc>
          <w:tcPr>
            <w:tcW w:w="0" w:type="auto"/>
          </w:tcPr>
          <w:p w14:paraId="22E0076F" w14:textId="77777777" w:rsidR="0020256D" w:rsidRDefault="00000000">
            <w:pPr>
              <w:pStyle w:val="Compact"/>
            </w:pPr>
            <w:r>
              <w:t>-</w:t>
            </w:r>
          </w:p>
        </w:tc>
        <w:tc>
          <w:tcPr>
            <w:tcW w:w="0" w:type="auto"/>
          </w:tcPr>
          <w:p w14:paraId="0789E380" w14:textId="77777777" w:rsidR="0020256D" w:rsidRDefault="00000000">
            <w:pPr>
              <w:pStyle w:val="Compact"/>
            </w:pPr>
            <w:r>
              <w:t>-</w:t>
            </w:r>
          </w:p>
        </w:tc>
        <w:tc>
          <w:tcPr>
            <w:tcW w:w="0" w:type="auto"/>
          </w:tcPr>
          <w:p w14:paraId="4FE9657D" w14:textId="77777777" w:rsidR="0020256D" w:rsidRDefault="00000000">
            <w:pPr>
              <w:pStyle w:val="Compact"/>
            </w:pPr>
            <w:r>
              <w:t>19.56</w:t>
            </w:r>
          </w:p>
        </w:tc>
        <w:tc>
          <w:tcPr>
            <w:tcW w:w="0" w:type="auto"/>
          </w:tcPr>
          <w:p w14:paraId="47E74AE5" w14:textId="77777777" w:rsidR="0020256D" w:rsidRDefault="00000000">
            <w:pPr>
              <w:pStyle w:val="Compact"/>
            </w:pPr>
            <w:r>
              <w:t>51.51</w:t>
            </w:r>
          </w:p>
        </w:tc>
        <w:tc>
          <w:tcPr>
            <w:tcW w:w="0" w:type="auto"/>
          </w:tcPr>
          <w:p w14:paraId="0F310EE8" w14:textId="77777777" w:rsidR="0020256D" w:rsidRDefault="00000000">
            <w:pPr>
              <w:pStyle w:val="Compact"/>
            </w:pPr>
            <w:r>
              <w:t>36.97</w:t>
            </w:r>
          </w:p>
        </w:tc>
      </w:tr>
      <w:tr w:rsidR="0020256D" w14:paraId="4BF03BF2" w14:textId="77777777">
        <w:tc>
          <w:tcPr>
            <w:tcW w:w="0" w:type="auto"/>
          </w:tcPr>
          <w:p w14:paraId="1FCF076D" w14:textId="77777777" w:rsidR="0020256D" w:rsidRDefault="00000000">
            <w:pPr>
              <w:pStyle w:val="Compact"/>
            </w:pPr>
            <w:r>
              <w:t>2</w:t>
            </w:r>
          </w:p>
        </w:tc>
        <w:tc>
          <w:tcPr>
            <w:tcW w:w="0" w:type="auto"/>
          </w:tcPr>
          <w:p w14:paraId="645C91D3" w14:textId="77777777" w:rsidR="0020256D" w:rsidRDefault="00000000">
            <w:pPr>
              <w:pStyle w:val="Compact"/>
            </w:pPr>
            <w:r>
              <w:t>-</w:t>
            </w:r>
          </w:p>
        </w:tc>
        <w:tc>
          <w:tcPr>
            <w:tcW w:w="0" w:type="auto"/>
          </w:tcPr>
          <w:p w14:paraId="4E533274" w14:textId="77777777" w:rsidR="0020256D" w:rsidRDefault="00000000">
            <w:pPr>
              <w:pStyle w:val="Compact"/>
            </w:pPr>
            <w:r>
              <w:t>237</w:t>
            </w:r>
          </w:p>
        </w:tc>
        <w:tc>
          <w:tcPr>
            <w:tcW w:w="0" w:type="auto"/>
          </w:tcPr>
          <w:p w14:paraId="68C36E12" w14:textId="77777777" w:rsidR="0020256D" w:rsidRDefault="00000000">
            <w:pPr>
              <w:pStyle w:val="Compact"/>
            </w:pPr>
            <w:r>
              <w:t>194</w:t>
            </w:r>
          </w:p>
        </w:tc>
        <w:tc>
          <w:tcPr>
            <w:tcW w:w="0" w:type="auto"/>
          </w:tcPr>
          <w:p w14:paraId="2C6291E4" w14:textId="77777777" w:rsidR="0020256D" w:rsidRDefault="00000000">
            <w:pPr>
              <w:pStyle w:val="Compact"/>
            </w:pPr>
            <w:r>
              <w:t>-</w:t>
            </w:r>
          </w:p>
        </w:tc>
        <w:tc>
          <w:tcPr>
            <w:tcW w:w="0" w:type="auto"/>
          </w:tcPr>
          <w:p w14:paraId="5C839A23" w14:textId="77777777" w:rsidR="0020256D" w:rsidRDefault="00000000">
            <w:pPr>
              <w:pStyle w:val="Compact"/>
            </w:pPr>
            <w:r>
              <w:t>-</w:t>
            </w:r>
          </w:p>
        </w:tc>
        <w:tc>
          <w:tcPr>
            <w:tcW w:w="0" w:type="auto"/>
          </w:tcPr>
          <w:p w14:paraId="3FBD2767" w14:textId="77777777" w:rsidR="0020256D" w:rsidRDefault="00000000">
            <w:pPr>
              <w:pStyle w:val="Compact"/>
            </w:pPr>
            <w:r>
              <w:t>94</w:t>
            </w:r>
          </w:p>
        </w:tc>
        <w:tc>
          <w:tcPr>
            <w:tcW w:w="0" w:type="auto"/>
          </w:tcPr>
          <w:p w14:paraId="569D6977" w14:textId="77777777" w:rsidR="0020256D" w:rsidRDefault="00000000">
            <w:pPr>
              <w:pStyle w:val="Compact"/>
            </w:pPr>
            <w:r>
              <w:t>123</w:t>
            </w:r>
          </w:p>
        </w:tc>
        <w:tc>
          <w:tcPr>
            <w:tcW w:w="0" w:type="auto"/>
          </w:tcPr>
          <w:p w14:paraId="6FE3EC45" w14:textId="77777777" w:rsidR="0020256D" w:rsidRDefault="00000000">
            <w:pPr>
              <w:pStyle w:val="Compact"/>
            </w:pPr>
            <w:r>
              <w:t>648</w:t>
            </w:r>
          </w:p>
        </w:tc>
        <w:tc>
          <w:tcPr>
            <w:tcW w:w="0" w:type="auto"/>
          </w:tcPr>
          <w:p w14:paraId="15EBFE71" w14:textId="77777777" w:rsidR="0020256D" w:rsidRDefault="00000000">
            <w:pPr>
              <w:pStyle w:val="Compact"/>
            </w:pPr>
            <w:r>
              <w:t>-</w:t>
            </w:r>
          </w:p>
        </w:tc>
        <w:tc>
          <w:tcPr>
            <w:tcW w:w="0" w:type="auto"/>
          </w:tcPr>
          <w:p w14:paraId="198CF3C5" w14:textId="77777777" w:rsidR="0020256D" w:rsidRDefault="00000000">
            <w:pPr>
              <w:pStyle w:val="Compact"/>
            </w:pPr>
            <w:r>
              <w:t>58.33</w:t>
            </w:r>
          </w:p>
        </w:tc>
        <w:tc>
          <w:tcPr>
            <w:tcW w:w="0" w:type="auto"/>
          </w:tcPr>
          <w:p w14:paraId="4F708151" w14:textId="77777777" w:rsidR="0020256D" w:rsidRDefault="00000000">
            <w:pPr>
              <w:pStyle w:val="Compact"/>
            </w:pPr>
            <w:r>
              <w:t>121.9</w:t>
            </w:r>
          </w:p>
        </w:tc>
        <w:tc>
          <w:tcPr>
            <w:tcW w:w="0" w:type="auto"/>
          </w:tcPr>
          <w:p w14:paraId="2A1DD579" w14:textId="77777777" w:rsidR="0020256D" w:rsidRDefault="00000000">
            <w:pPr>
              <w:pStyle w:val="Compact"/>
            </w:pPr>
            <w:r>
              <w:t>-</w:t>
            </w:r>
          </w:p>
        </w:tc>
        <w:tc>
          <w:tcPr>
            <w:tcW w:w="0" w:type="auto"/>
          </w:tcPr>
          <w:p w14:paraId="55933CA7" w14:textId="77777777" w:rsidR="0020256D" w:rsidRDefault="00000000">
            <w:pPr>
              <w:pStyle w:val="Compact"/>
            </w:pPr>
            <w:r>
              <w:t>-</w:t>
            </w:r>
          </w:p>
        </w:tc>
        <w:tc>
          <w:tcPr>
            <w:tcW w:w="0" w:type="auto"/>
          </w:tcPr>
          <w:p w14:paraId="0C8AA744" w14:textId="77777777" w:rsidR="0020256D" w:rsidRDefault="00000000">
            <w:pPr>
              <w:pStyle w:val="Compact"/>
            </w:pPr>
            <w:r>
              <w:t>30.21</w:t>
            </w:r>
          </w:p>
        </w:tc>
        <w:tc>
          <w:tcPr>
            <w:tcW w:w="0" w:type="auto"/>
          </w:tcPr>
          <w:p w14:paraId="3E3F91F4" w14:textId="77777777" w:rsidR="0020256D" w:rsidRDefault="00000000">
            <w:pPr>
              <w:pStyle w:val="Compact"/>
            </w:pPr>
            <w:r>
              <w:t>91.72</w:t>
            </w:r>
          </w:p>
        </w:tc>
        <w:tc>
          <w:tcPr>
            <w:tcW w:w="0" w:type="auto"/>
          </w:tcPr>
          <w:p w14:paraId="27CF0499" w14:textId="77777777" w:rsidR="0020256D" w:rsidRDefault="00000000">
            <w:pPr>
              <w:pStyle w:val="Compact"/>
            </w:pPr>
            <w:r>
              <w:t>64.11</w:t>
            </w:r>
          </w:p>
        </w:tc>
      </w:tr>
      <w:tr w:rsidR="0020256D" w14:paraId="2E9D4031" w14:textId="77777777">
        <w:tc>
          <w:tcPr>
            <w:tcW w:w="0" w:type="auto"/>
          </w:tcPr>
          <w:p w14:paraId="5A388F00" w14:textId="77777777" w:rsidR="0020256D" w:rsidRDefault="00000000">
            <w:pPr>
              <w:pStyle w:val="Compact"/>
            </w:pPr>
            <w:r>
              <w:t>3</w:t>
            </w:r>
          </w:p>
        </w:tc>
        <w:tc>
          <w:tcPr>
            <w:tcW w:w="0" w:type="auto"/>
          </w:tcPr>
          <w:p w14:paraId="46D2D5E8" w14:textId="77777777" w:rsidR="0020256D" w:rsidRDefault="00000000">
            <w:pPr>
              <w:pStyle w:val="Compact"/>
            </w:pPr>
            <w:r>
              <w:t>-</w:t>
            </w:r>
          </w:p>
        </w:tc>
        <w:tc>
          <w:tcPr>
            <w:tcW w:w="0" w:type="auto"/>
          </w:tcPr>
          <w:p w14:paraId="2164F622" w14:textId="77777777" w:rsidR="0020256D" w:rsidRDefault="00000000">
            <w:pPr>
              <w:pStyle w:val="Compact"/>
            </w:pPr>
            <w:r>
              <w:t>45</w:t>
            </w:r>
          </w:p>
        </w:tc>
        <w:tc>
          <w:tcPr>
            <w:tcW w:w="0" w:type="auto"/>
          </w:tcPr>
          <w:p w14:paraId="39432974" w14:textId="77777777" w:rsidR="0020256D" w:rsidRDefault="00000000">
            <w:pPr>
              <w:pStyle w:val="Compact"/>
            </w:pPr>
            <w:r>
              <w:t>5</w:t>
            </w:r>
          </w:p>
        </w:tc>
        <w:tc>
          <w:tcPr>
            <w:tcW w:w="0" w:type="auto"/>
          </w:tcPr>
          <w:p w14:paraId="609A1C55" w14:textId="77777777" w:rsidR="0020256D" w:rsidRDefault="00000000">
            <w:pPr>
              <w:pStyle w:val="Compact"/>
            </w:pPr>
            <w:r>
              <w:t>-</w:t>
            </w:r>
          </w:p>
        </w:tc>
        <w:tc>
          <w:tcPr>
            <w:tcW w:w="0" w:type="auto"/>
          </w:tcPr>
          <w:p w14:paraId="133DD6E0" w14:textId="77777777" w:rsidR="0020256D" w:rsidRDefault="00000000">
            <w:pPr>
              <w:pStyle w:val="Compact"/>
            </w:pPr>
            <w:r>
              <w:t>-</w:t>
            </w:r>
          </w:p>
        </w:tc>
        <w:tc>
          <w:tcPr>
            <w:tcW w:w="0" w:type="auto"/>
          </w:tcPr>
          <w:p w14:paraId="46691BBA" w14:textId="77777777" w:rsidR="0020256D" w:rsidRDefault="00000000">
            <w:pPr>
              <w:pStyle w:val="Compact"/>
            </w:pPr>
            <w:r>
              <w:t>26</w:t>
            </w:r>
          </w:p>
        </w:tc>
        <w:tc>
          <w:tcPr>
            <w:tcW w:w="0" w:type="auto"/>
          </w:tcPr>
          <w:p w14:paraId="49598BEE" w14:textId="77777777" w:rsidR="0020256D" w:rsidRDefault="00000000">
            <w:pPr>
              <w:pStyle w:val="Compact"/>
            </w:pPr>
            <w:r>
              <w:t>11</w:t>
            </w:r>
          </w:p>
        </w:tc>
        <w:tc>
          <w:tcPr>
            <w:tcW w:w="0" w:type="auto"/>
          </w:tcPr>
          <w:p w14:paraId="0B5A0FBE" w14:textId="77777777" w:rsidR="0020256D" w:rsidRDefault="00000000">
            <w:pPr>
              <w:pStyle w:val="Compact"/>
            </w:pPr>
            <w:r>
              <w:t>87</w:t>
            </w:r>
          </w:p>
        </w:tc>
        <w:tc>
          <w:tcPr>
            <w:tcW w:w="0" w:type="auto"/>
          </w:tcPr>
          <w:p w14:paraId="191A9D2E" w14:textId="77777777" w:rsidR="0020256D" w:rsidRDefault="00000000">
            <w:pPr>
              <w:pStyle w:val="Compact"/>
            </w:pPr>
            <w:r>
              <w:t>-</w:t>
            </w:r>
          </w:p>
        </w:tc>
        <w:tc>
          <w:tcPr>
            <w:tcW w:w="0" w:type="auto"/>
          </w:tcPr>
          <w:p w14:paraId="2D0CA72F" w14:textId="77777777" w:rsidR="0020256D" w:rsidRDefault="00000000">
            <w:pPr>
              <w:pStyle w:val="Compact"/>
            </w:pPr>
            <w:r>
              <w:t>14.35</w:t>
            </w:r>
          </w:p>
        </w:tc>
        <w:tc>
          <w:tcPr>
            <w:tcW w:w="0" w:type="auto"/>
          </w:tcPr>
          <w:p w14:paraId="597675C3" w14:textId="77777777" w:rsidR="0020256D" w:rsidRDefault="00000000">
            <w:pPr>
              <w:pStyle w:val="Compact"/>
            </w:pPr>
            <w:r>
              <w:t>4.67</w:t>
            </w:r>
          </w:p>
        </w:tc>
        <w:tc>
          <w:tcPr>
            <w:tcW w:w="0" w:type="auto"/>
          </w:tcPr>
          <w:p w14:paraId="3090A2D1" w14:textId="77777777" w:rsidR="0020256D" w:rsidRDefault="00000000">
            <w:pPr>
              <w:pStyle w:val="Compact"/>
            </w:pPr>
            <w:r>
              <w:t>-</w:t>
            </w:r>
          </w:p>
        </w:tc>
        <w:tc>
          <w:tcPr>
            <w:tcW w:w="0" w:type="auto"/>
          </w:tcPr>
          <w:p w14:paraId="37C2F1C3" w14:textId="77777777" w:rsidR="0020256D" w:rsidRDefault="00000000">
            <w:pPr>
              <w:pStyle w:val="Compact"/>
            </w:pPr>
            <w:r>
              <w:t>-</w:t>
            </w:r>
          </w:p>
        </w:tc>
        <w:tc>
          <w:tcPr>
            <w:tcW w:w="0" w:type="auto"/>
          </w:tcPr>
          <w:p w14:paraId="4CC18468" w14:textId="77777777" w:rsidR="0020256D" w:rsidRDefault="00000000">
            <w:pPr>
              <w:pStyle w:val="Compact"/>
            </w:pPr>
            <w:r>
              <w:t>10.23</w:t>
            </w:r>
          </w:p>
        </w:tc>
        <w:tc>
          <w:tcPr>
            <w:tcW w:w="0" w:type="auto"/>
          </w:tcPr>
          <w:p w14:paraId="370156F5" w14:textId="77777777" w:rsidR="0020256D" w:rsidRDefault="00000000">
            <w:pPr>
              <w:pStyle w:val="Compact"/>
            </w:pPr>
            <w:r>
              <w:t>13.8</w:t>
            </w:r>
          </w:p>
        </w:tc>
        <w:tc>
          <w:tcPr>
            <w:tcW w:w="0" w:type="auto"/>
          </w:tcPr>
          <w:p w14:paraId="4971D24A" w14:textId="77777777" w:rsidR="0020256D" w:rsidRDefault="00000000">
            <w:pPr>
              <w:pStyle w:val="Compact"/>
            </w:pPr>
            <w:r>
              <w:t>11.53</w:t>
            </w:r>
          </w:p>
        </w:tc>
      </w:tr>
      <w:tr w:rsidR="0020256D" w14:paraId="51CA9AB1" w14:textId="77777777">
        <w:tc>
          <w:tcPr>
            <w:tcW w:w="0" w:type="auto"/>
          </w:tcPr>
          <w:p w14:paraId="61B47370" w14:textId="77777777" w:rsidR="0020256D" w:rsidRDefault="00000000">
            <w:pPr>
              <w:pStyle w:val="Compact"/>
            </w:pPr>
            <w:r>
              <w:t>4</w:t>
            </w:r>
          </w:p>
        </w:tc>
        <w:tc>
          <w:tcPr>
            <w:tcW w:w="0" w:type="auto"/>
          </w:tcPr>
          <w:p w14:paraId="62BD6F25" w14:textId="77777777" w:rsidR="0020256D" w:rsidRDefault="00000000">
            <w:pPr>
              <w:pStyle w:val="Compact"/>
            </w:pPr>
            <w:r>
              <w:t>-</w:t>
            </w:r>
          </w:p>
        </w:tc>
        <w:tc>
          <w:tcPr>
            <w:tcW w:w="0" w:type="auto"/>
          </w:tcPr>
          <w:p w14:paraId="185DC805" w14:textId="77777777" w:rsidR="0020256D" w:rsidRDefault="00000000">
            <w:pPr>
              <w:pStyle w:val="Compact"/>
            </w:pPr>
            <w:r>
              <w:t>24</w:t>
            </w:r>
          </w:p>
        </w:tc>
        <w:tc>
          <w:tcPr>
            <w:tcW w:w="0" w:type="auto"/>
          </w:tcPr>
          <w:p w14:paraId="60CF18AB" w14:textId="77777777" w:rsidR="0020256D" w:rsidRDefault="00000000">
            <w:pPr>
              <w:pStyle w:val="Compact"/>
            </w:pPr>
            <w:r>
              <w:t>15</w:t>
            </w:r>
          </w:p>
        </w:tc>
        <w:tc>
          <w:tcPr>
            <w:tcW w:w="0" w:type="auto"/>
          </w:tcPr>
          <w:p w14:paraId="03F24273" w14:textId="77777777" w:rsidR="0020256D" w:rsidRDefault="00000000">
            <w:pPr>
              <w:pStyle w:val="Compact"/>
            </w:pPr>
            <w:r>
              <w:t>-</w:t>
            </w:r>
          </w:p>
        </w:tc>
        <w:tc>
          <w:tcPr>
            <w:tcW w:w="0" w:type="auto"/>
          </w:tcPr>
          <w:p w14:paraId="7FEBDF95" w14:textId="77777777" w:rsidR="0020256D" w:rsidRDefault="00000000">
            <w:pPr>
              <w:pStyle w:val="Compact"/>
            </w:pPr>
            <w:r>
              <w:t>-</w:t>
            </w:r>
          </w:p>
        </w:tc>
        <w:tc>
          <w:tcPr>
            <w:tcW w:w="0" w:type="auto"/>
          </w:tcPr>
          <w:p w14:paraId="16ED64F9" w14:textId="77777777" w:rsidR="0020256D" w:rsidRDefault="00000000">
            <w:pPr>
              <w:pStyle w:val="Compact"/>
            </w:pPr>
            <w:r>
              <w:t>6</w:t>
            </w:r>
          </w:p>
        </w:tc>
        <w:tc>
          <w:tcPr>
            <w:tcW w:w="0" w:type="auto"/>
          </w:tcPr>
          <w:p w14:paraId="2C475217" w14:textId="77777777" w:rsidR="0020256D" w:rsidRDefault="00000000">
            <w:pPr>
              <w:pStyle w:val="Compact"/>
            </w:pPr>
            <w:r>
              <w:t>2</w:t>
            </w:r>
          </w:p>
        </w:tc>
        <w:tc>
          <w:tcPr>
            <w:tcW w:w="0" w:type="auto"/>
          </w:tcPr>
          <w:p w14:paraId="47250795" w14:textId="77777777" w:rsidR="0020256D" w:rsidRDefault="00000000">
            <w:pPr>
              <w:pStyle w:val="Compact"/>
            </w:pPr>
            <w:r>
              <w:t>47</w:t>
            </w:r>
          </w:p>
        </w:tc>
        <w:tc>
          <w:tcPr>
            <w:tcW w:w="0" w:type="auto"/>
          </w:tcPr>
          <w:p w14:paraId="72A0C70D" w14:textId="77777777" w:rsidR="0020256D" w:rsidRDefault="00000000">
            <w:pPr>
              <w:pStyle w:val="Compact"/>
            </w:pPr>
            <w:r>
              <w:t>-</w:t>
            </w:r>
          </w:p>
        </w:tc>
        <w:tc>
          <w:tcPr>
            <w:tcW w:w="0" w:type="auto"/>
          </w:tcPr>
          <w:p w14:paraId="1D013B74" w14:textId="77777777" w:rsidR="0020256D" w:rsidRDefault="00000000">
            <w:pPr>
              <w:pStyle w:val="Compact"/>
            </w:pPr>
            <w:r>
              <w:t>7.15</w:t>
            </w:r>
          </w:p>
        </w:tc>
        <w:tc>
          <w:tcPr>
            <w:tcW w:w="0" w:type="auto"/>
          </w:tcPr>
          <w:p w14:paraId="5352A330" w14:textId="77777777" w:rsidR="0020256D" w:rsidRDefault="00000000">
            <w:pPr>
              <w:pStyle w:val="Compact"/>
            </w:pPr>
            <w:r>
              <w:t>9.65</w:t>
            </w:r>
          </w:p>
        </w:tc>
        <w:tc>
          <w:tcPr>
            <w:tcW w:w="0" w:type="auto"/>
          </w:tcPr>
          <w:p w14:paraId="244B3E4F" w14:textId="77777777" w:rsidR="0020256D" w:rsidRDefault="00000000">
            <w:pPr>
              <w:pStyle w:val="Compact"/>
            </w:pPr>
            <w:r>
              <w:t>-</w:t>
            </w:r>
          </w:p>
        </w:tc>
        <w:tc>
          <w:tcPr>
            <w:tcW w:w="0" w:type="auto"/>
          </w:tcPr>
          <w:p w14:paraId="75A21651" w14:textId="77777777" w:rsidR="0020256D" w:rsidRDefault="00000000">
            <w:pPr>
              <w:pStyle w:val="Compact"/>
            </w:pPr>
            <w:r>
              <w:t>-</w:t>
            </w:r>
          </w:p>
        </w:tc>
        <w:tc>
          <w:tcPr>
            <w:tcW w:w="0" w:type="auto"/>
          </w:tcPr>
          <w:p w14:paraId="663F156A" w14:textId="77777777" w:rsidR="0020256D" w:rsidRDefault="00000000">
            <w:pPr>
              <w:pStyle w:val="Compact"/>
            </w:pPr>
            <w:r>
              <w:t>2.36</w:t>
            </w:r>
          </w:p>
        </w:tc>
        <w:tc>
          <w:tcPr>
            <w:tcW w:w="0" w:type="auto"/>
          </w:tcPr>
          <w:p w14:paraId="1D25643E" w14:textId="77777777" w:rsidR="0020256D" w:rsidRDefault="00000000">
            <w:pPr>
              <w:pStyle w:val="Compact"/>
            </w:pPr>
            <w:r>
              <w:t>5.6</w:t>
            </w:r>
          </w:p>
        </w:tc>
        <w:tc>
          <w:tcPr>
            <w:tcW w:w="0" w:type="auto"/>
          </w:tcPr>
          <w:p w14:paraId="3E83651B" w14:textId="77777777" w:rsidR="0020256D" w:rsidRDefault="00000000">
            <w:pPr>
              <w:pStyle w:val="Compact"/>
            </w:pPr>
            <w:r>
              <w:t>6.01</w:t>
            </w:r>
          </w:p>
        </w:tc>
      </w:tr>
      <w:tr w:rsidR="0020256D" w14:paraId="37EA2FD9" w14:textId="77777777">
        <w:tc>
          <w:tcPr>
            <w:tcW w:w="0" w:type="auto"/>
          </w:tcPr>
          <w:p w14:paraId="649D68FE" w14:textId="77777777" w:rsidR="0020256D" w:rsidRDefault="00000000">
            <w:pPr>
              <w:pStyle w:val="Compact"/>
            </w:pPr>
            <w:r>
              <w:t>5</w:t>
            </w:r>
          </w:p>
        </w:tc>
        <w:tc>
          <w:tcPr>
            <w:tcW w:w="0" w:type="auto"/>
          </w:tcPr>
          <w:p w14:paraId="05D1B94F" w14:textId="77777777" w:rsidR="0020256D" w:rsidRDefault="00000000">
            <w:pPr>
              <w:pStyle w:val="Compact"/>
            </w:pPr>
            <w:r>
              <w:t>-</w:t>
            </w:r>
          </w:p>
        </w:tc>
        <w:tc>
          <w:tcPr>
            <w:tcW w:w="0" w:type="auto"/>
          </w:tcPr>
          <w:p w14:paraId="59BEC7CA" w14:textId="77777777" w:rsidR="0020256D" w:rsidRDefault="00000000">
            <w:pPr>
              <w:pStyle w:val="Compact"/>
            </w:pPr>
            <w:r>
              <w:t>22</w:t>
            </w:r>
          </w:p>
        </w:tc>
        <w:tc>
          <w:tcPr>
            <w:tcW w:w="0" w:type="auto"/>
          </w:tcPr>
          <w:p w14:paraId="07038427" w14:textId="77777777" w:rsidR="0020256D" w:rsidRDefault="00000000">
            <w:pPr>
              <w:pStyle w:val="Compact"/>
            </w:pPr>
            <w:r>
              <w:t>14</w:t>
            </w:r>
          </w:p>
        </w:tc>
        <w:tc>
          <w:tcPr>
            <w:tcW w:w="0" w:type="auto"/>
          </w:tcPr>
          <w:p w14:paraId="2CF171A2" w14:textId="77777777" w:rsidR="0020256D" w:rsidRDefault="00000000">
            <w:pPr>
              <w:pStyle w:val="Compact"/>
            </w:pPr>
            <w:r>
              <w:t>-</w:t>
            </w:r>
          </w:p>
        </w:tc>
        <w:tc>
          <w:tcPr>
            <w:tcW w:w="0" w:type="auto"/>
          </w:tcPr>
          <w:p w14:paraId="45A126CC" w14:textId="77777777" w:rsidR="0020256D" w:rsidRDefault="00000000">
            <w:pPr>
              <w:pStyle w:val="Compact"/>
            </w:pPr>
            <w:r>
              <w:t>-</w:t>
            </w:r>
          </w:p>
        </w:tc>
        <w:tc>
          <w:tcPr>
            <w:tcW w:w="0" w:type="auto"/>
          </w:tcPr>
          <w:p w14:paraId="525A3CDF" w14:textId="77777777" w:rsidR="0020256D" w:rsidRDefault="00000000">
            <w:pPr>
              <w:pStyle w:val="Compact"/>
            </w:pPr>
            <w:r>
              <w:t>11</w:t>
            </w:r>
          </w:p>
        </w:tc>
        <w:tc>
          <w:tcPr>
            <w:tcW w:w="0" w:type="auto"/>
          </w:tcPr>
          <w:p w14:paraId="6ADE0BE7" w14:textId="77777777" w:rsidR="0020256D" w:rsidRDefault="00000000">
            <w:pPr>
              <w:pStyle w:val="Compact"/>
            </w:pPr>
            <w:r>
              <w:t>0</w:t>
            </w:r>
          </w:p>
        </w:tc>
        <w:tc>
          <w:tcPr>
            <w:tcW w:w="0" w:type="auto"/>
          </w:tcPr>
          <w:p w14:paraId="637B9567" w14:textId="77777777" w:rsidR="0020256D" w:rsidRDefault="00000000">
            <w:pPr>
              <w:pStyle w:val="Compact"/>
            </w:pPr>
            <w:r>
              <w:t>47</w:t>
            </w:r>
          </w:p>
        </w:tc>
        <w:tc>
          <w:tcPr>
            <w:tcW w:w="0" w:type="auto"/>
          </w:tcPr>
          <w:p w14:paraId="171F6D42" w14:textId="77777777" w:rsidR="0020256D" w:rsidRDefault="00000000">
            <w:pPr>
              <w:pStyle w:val="Compact"/>
            </w:pPr>
            <w:r>
              <w:t>-</w:t>
            </w:r>
          </w:p>
        </w:tc>
        <w:tc>
          <w:tcPr>
            <w:tcW w:w="0" w:type="auto"/>
          </w:tcPr>
          <w:p w14:paraId="2BAF327A" w14:textId="77777777" w:rsidR="0020256D" w:rsidRDefault="00000000">
            <w:pPr>
              <w:pStyle w:val="Compact"/>
            </w:pPr>
            <w:r>
              <w:t>5.12</w:t>
            </w:r>
          </w:p>
        </w:tc>
        <w:tc>
          <w:tcPr>
            <w:tcW w:w="0" w:type="auto"/>
          </w:tcPr>
          <w:p w14:paraId="7B304051" w14:textId="77777777" w:rsidR="0020256D" w:rsidRDefault="00000000">
            <w:pPr>
              <w:pStyle w:val="Compact"/>
            </w:pPr>
            <w:r>
              <w:t>6.03</w:t>
            </w:r>
          </w:p>
        </w:tc>
        <w:tc>
          <w:tcPr>
            <w:tcW w:w="0" w:type="auto"/>
          </w:tcPr>
          <w:p w14:paraId="05206701" w14:textId="77777777" w:rsidR="0020256D" w:rsidRDefault="00000000">
            <w:pPr>
              <w:pStyle w:val="Compact"/>
            </w:pPr>
            <w:r>
              <w:t>-</w:t>
            </w:r>
          </w:p>
        </w:tc>
        <w:tc>
          <w:tcPr>
            <w:tcW w:w="0" w:type="auto"/>
          </w:tcPr>
          <w:p w14:paraId="471C4357" w14:textId="77777777" w:rsidR="0020256D" w:rsidRDefault="00000000">
            <w:pPr>
              <w:pStyle w:val="Compact"/>
            </w:pPr>
            <w:r>
              <w:t>-</w:t>
            </w:r>
          </w:p>
        </w:tc>
        <w:tc>
          <w:tcPr>
            <w:tcW w:w="0" w:type="auto"/>
          </w:tcPr>
          <w:p w14:paraId="2250405E" w14:textId="77777777" w:rsidR="0020256D" w:rsidRDefault="00000000">
            <w:pPr>
              <w:pStyle w:val="Compact"/>
            </w:pPr>
            <w:r>
              <w:t>3.17</w:t>
            </w:r>
          </w:p>
        </w:tc>
        <w:tc>
          <w:tcPr>
            <w:tcW w:w="0" w:type="auto"/>
          </w:tcPr>
          <w:p w14:paraId="7BC20EDE" w14:textId="77777777" w:rsidR="0020256D" w:rsidRDefault="00000000">
            <w:pPr>
              <w:pStyle w:val="Compact"/>
            </w:pPr>
            <w:r>
              <w:t>0.0</w:t>
            </w:r>
          </w:p>
        </w:tc>
        <w:tc>
          <w:tcPr>
            <w:tcW w:w="0" w:type="auto"/>
          </w:tcPr>
          <w:p w14:paraId="5EC147BE" w14:textId="77777777" w:rsidR="0020256D" w:rsidRDefault="00000000">
            <w:pPr>
              <w:pStyle w:val="Compact"/>
            </w:pPr>
            <w:r>
              <w:t>4.5</w:t>
            </w:r>
          </w:p>
        </w:tc>
      </w:tr>
      <w:tr w:rsidR="0020256D" w14:paraId="66B87C63" w14:textId="77777777">
        <w:tc>
          <w:tcPr>
            <w:tcW w:w="0" w:type="auto"/>
          </w:tcPr>
          <w:p w14:paraId="2E3A59EC" w14:textId="77777777" w:rsidR="0020256D" w:rsidRDefault="00000000">
            <w:pPr>
              <w:pStyle w:val="Compact"/>
            </w:pPr>
            <w:r>
              <w:t>6</w:t>
            </w:r>
          </w:p>
        </w:tc>
        <w:tc>
          <w:tcPr>
            <w:tcW w:w="0" w:type="auto"/>
          </w:tcPr>
          <w:p w14:paraId="0F986E28" w14:textId="77777777" w:rsidR="0020256D" w:rsidRDefault="00000000">
            <w:pPr>
              <w:pStyle w:val="Compact"/>
            </w:pPr>
            <w:r>
              <w:t>-</w:t>
            </w:r>
          </w:p>
        </w:tc>
        <w:tc>
          <w:tcPr>
            <w:tcW w:w="0" w:type="auto"/>
          </w:tcPr>
          <w:p w14:paraId="65C6A994" w14:textId="77777777" w:rsidR="0020256D" w:rsidRDefault="00000000">
            <w:pPr>
              <w:pStyle w:val="Compact"/>
            </w:pPr>
            <w:r>
              <w:t>17</w:t>
            </w:r>
          </w:p>
        </w:tc>
        <w:tc>
          <w:tcPr>
            <w:tcW w:w="0" w:type="auto"/>
          </w:tcPr>
          <w:p w14:paraId="116483B0" w14:textId="77777777" w:rsidR="0020256D" w:rsidRDefault="00000000">
            <w:pPr>
              <w:pStyle w:val="Compact"/>
            </w:pPr>
            <w:r>
              <w:t>12</w:t>
            </w:r>
          </w:p>
        </w:tc>
        <w:tc>
          <w:tcPr>
            <w:tcW w:w="0" w:type="auto"/>
          </w:tcPr>
          <w:p w14:paraId="581CA026" w14:textId="77777777" w:rsidR="0020256D" w:rsidRDefault="00000000">
            <w:pPr>
              <w:pStyle w:val="Compact"/>
            </w:pPr>
            <w:r>
              <w:t>-</w:t>
            </w:r>
          </w:p>
        </w:tc>
        <w:tc>
          <w:tcPr>
            <w:tcW w:w="0" w:type="auto"/>
          </w:tcPr>
          <w:p w14:paraId="5D38A7E5" w14:textId="77777777" w:rsidR="0020256D" w:rsidRDefault="00000000">
            <w:pPr>
              <w:pStyle w:val="Compact"/>
            </w:pPr>
            <w:r>
              <w:t>-</w:t>
            </w:r>
          </w:p>
        </w:tc>
        <w:tc>
          <w:tcPr>
            <w:tcW w:w="0" w:type="auto"/>
          </w:tcPr>
          <w:p w14:paraId="618DF114" w14:textId="77777777" w:rsidR="0020256D" w:rsidRDefault="00000000">
            <w:pPr>
              <w:pStyle w:val="Compact"/>
            </w:pPr>
            <w:r>
              <w:t>7</w:t>
            </w:r>
          </w:p>
        </w:tc>
        <w:tc>
          <w:tcPr>
            <w:tcW w:w="0" w:type="auto"/>
          </w:tcPr>
          <w:p w14:paraId="1D6673E5" w14:textId="77777777" w:rsidR="0020256D" w:rsidRDefault="00000000">
            <w:pPr>
              <w:pStyle w:val="Compact"/>
            </w:pPr>
            <w:r>
              <w:t>0</w:t>
            </w:r>
          </w:p>
        </w:tc>
        <w:tc>
          <w:tcPr>
            <w:tcW w:w="0" w:type="auto"/>
          </w:tcPr>
          <w:p w14:paraId="7E78D3AE" w14:textId="77777777" w:rsidR="0020256D" w:rsidRDefault="00000000">
            <w:pPr>
              <w:pStyle w:val="Compact"/>
            </w:pPr>
            <w:r>
              <w:t>83</w:t>
            </w:r>
          </w:p>
        </w:tc>
        <w:tc>
          <w:tcPr>
            <w:tcW w:w="0" w:type="auto"/>
          </w:tcPr>
          <w:p w14:paraId="7C5DC2F4" w14:textId="77777777" w:rsidR="0020256D" w:rsidRDefault="00000000">
            <w:pPr>
              <w:pStyle w:val="Compact"/>
            </w:pPr>
            <w:r>
              <w:t>-</w:t>
            </w:r>
          </w:p>
        </w:tc>
        <w:tc>
          <w:tcPr>
            <w:tcW w:w="0" w:type="auto"/>
          </w:tcPr>
          <w:p w14:paraId="340CF783" w14:textId="77777777" w:rsidR="0020256D" w:rsidRDefault="00000000">
            <w:pPr>
              <w:pStyle w:val="Compact"/>
            </w:pPr>
            <w:r>
              <w:t>5.24</w:t>
            </w:r>
          </w:p>
        </w:tc>
        <w:tc>
          <w:tcPr>
            <w:tcW w:w="0" w:type="auto"/>
          </w:tcPr>
          <w:p w14:paraId="70803394" w14:textId="77777777" w:rsidR="0020256D" w:rsidRDefault="00000000">
            <w:pPr>
              <w:pStyle w:val="Compact"/>
            </w:pPr>
            <w:r>
              <w:t>7.24</w:t>
            </w:r>
          </w:p>
        </w:tc>
        <w:tc>
          <w:tcPr>
            <w:tcW w:w="0" w:type="auto"/>
          </w:tcPr>
          <w:p w14:paraId="0147B08D" w14:textId="77777777" w:rsidR="0020256D" w:rsidRDefault="00000000">
            <w:pPr>
              <w:pStyle w:val="Compact"/>
            </w:pPr>
            <w:r>
              <w:t>-</w:t>
            </w:r>
          </w:p>
        </w:tc>
        <w:tc>
          <w:tcPr>
            <w:tcW w:w="0" w:type="auto"/>
          </w:tcPr>
          <w:p w14:paraId="364CC766" w14:textId="77777777" w:rsidR="0020256D" w:rsidRDefault="00000000">
            <w:pPr>
              <w:pStyle w:val="Compact"/>
            </w:pPr>
            <w:r>
              <w:t>-</w:t>
            </w:r>
          </w:p>
        </w:tc>
        <w:tc>
          <w:tcPr>
            <w:tcW w:w="0" w:type="auto"/>
          </w:tcPr>
          <w:p w14:paraId="3A8A540C" w14:textId="77777777" w:rsidR="0020256D" w:rsidRDefault="00000000">
            <w:pPr>
              <w:pStyle w:val="Compact"/>
            </w:pPr>
            <w:r>
              <w:t>2.07</w:t>
            </w:r>
          </w:p>
        </w:tc>
        <w:tc>
          <w:tcPr>
            <w:tcW w:w="0" w:type="auto"/>
          </w:tcPr>
          <w:p w14:paraId="67C713F1" w14:textId="77777777" w:rsidR="0020256D" w:rsidRDefault="00000000">
            <w:pPr>
              <w:pStyle w:val="Compact"/>
            </w:pPr>
            <w:r>
              <w:t>0.0</w:t>
            </w:r>
          </w:p>
        </w:tc>
        <w:tc>
          <w:tcPr>
            <w:tcW w:w="0" w:type="auto"/>
          </w:tcPr>
          <w:p w14:paraId="5B54FE9C" w14:textId="77777777" w:rsidR="0020256D" w:rsidRDefault="00000000">
            <w:pPr>
              <w:pStyle w:val="Compact"/>
            </w:pPr>
            <w:r>
              <w:t>4.31</w:t>
            </w:r>
          </w:p>
        </w:tc>
      </w:tr>
      <w:tr w:rsidR="0020256D" w14:paraId="26294407" w14:textId="77777777">
        <w:tc>
          <w:tcPr>
            <w:tcW w:w="0" w:type="auto"/>
          </w:tcPr>
          <w:p w14:paraId="4E88DA60" w14:textId="77777777" w:rsidR="0020256D" w:rsidRDefault="00000000">
            <w:pPr>
              <w:pStyle w:val="Compact"/>
            </w:pPr>
            <w:r>
              <w:t>7</w:t>
            </w:r>
          </w:p>
        </w:tc>
        <w:tc>
          <w:tcPr>
            <w:tcW w:w="0" w:type="auto"/>
          </w:tcPr>
          <w:p w14:paraId="732E6ABD" w14:textId="77777777" w:rsidR="0020256D" w:rsidRDefault="00000000">
            <w:pPr>
              <w:pStyle w:val="Compact"/>
            </w:pPr>
            <w:r>
              <w:t>-</w:t>
            </w:r>
          </w:p>
        </w:tc>
        <w:tc>
          <w:tcPr>
            <w:tcW w:w="0" w:type="auto"/>
          </w:tcPr>
          <w:p w14:paraId="56C1DB01" w14:textId="77777777" w:rsidR="0020256D" w:rsidRDefault="00000000">
            <w:pPr>
              <w:pStyle w:val="Compact"/>
            </w:pPr>
            <w:r>
              <w:t>16</w:t>
            </w:r>
          </w:p>
        </w:tc>
        <w:tc>
          <w:tcPr>
            <w:tcW w:w="0" w:type="auto"/>
          </w:tcPr>
          <w:p w14:paraId="65FBA96D" w14:textId="77777777" w:rsidR="0020256D" w:rsidRDefault="00000000">
            <w:pPr>
              <w:pStyle w:val="Compact"/>
            </w:pPr>
            <w:r>
              <w:t>7</w:t>
            </w:r>
          </w:p>
        </w:tc>
        <w:tc>
          <w:tcPr>
            <w:tcW w:w="0" w:type="auto"/>
          </w:tcPr>
          <w:p w14:paraId="029FA24D" w14:textId="77777777" w:rsidR="0020256D" w:rsidRDefault="00000000">
            <w:pPr>
              <w:pStyle w:val="Compact"/>
            </w:pPr>
            <w:r>
              <w:t>-</w:t>
            </w:r>
          </w:p>
        </w:tc>
        <w:tc>
          <w:tcPr>
            <w:tcW w:w="0" w:type="auto"/>
          </w:tcPr>
          <w:p w14:paraId="4122266F" w14:textId="77777777" w:rsidR="0020256D" w:rsidRDefault="00000000">
            <w:pPr>
              <w:pStyle w:val="Compact"/>
            </w:pPr>
            <w:r>
              <w:t>-</w:t>
            </w:r>
          </w:p>
        </w:tc>
        <w:tc>
          <w:tcPr>
            <w:tcW w:w="0" w:type="auto"/>
          </w:tcPr>
          <w:p w14:paraId="56294E96" w14:textId="77777777" w:rsidR="0020256D" w:rsidRDefault="00000000">
            <w:pPr>
              <w:pStyle w:val="Compact"/>
            </w:pPr>
            <w:r>
              <w:t>4</w:t>
            </w:r>
          </w:p>
        </w:tc>
        <w:tc>
          <w:tcPr>
            <w:tcW w:w="0" w:type="auto"/>
          </w:tcPr>
          <w:p w14:paraId="09B8AE4E" w14:textId="77777777" w:rsidR="0020256D" w:rsidRDefault="00000000">
            <w:pPr>
              <w:pStyle w:val="Compact"/>
            </w:pPr>
            <w:r>
              <w:t>0</w:t>
            </w:r>
          </w:p>
        </w:tc>
        <w:tc>
          <w:tcPr>
            <w:tcW w:w="0" w:type="auto"/>
          </w:tcPr>
          <w:p w14:paraId="0D03A9B3" w14:textId="77777777" w:rsidR="0020256D" w:rsidRDefault="00000000">
            <w:pPr>
              <w:pStyle w:val="Compact"/>
            </w:pPr>
            <w:r>
              <w:t>27</w:t>
            </w:r>
          </w:p>
        </w:tc>
        <w:tc>
          <w:tcPr>
            <w:tcW w:w="0" w:type="auto"/>
          </w:tcPr>
          <w:p w14:paraId="6091F6D1" w14:textId="77777777" w:rsidR="0020256D" w:rsidRDefault="00000000">
            <w:pPr>
              <w:pStyle w:val="Compact"/>
            </w:pPr>
            <w:r>
              <w:t>-</w:t>
            </w:r>
          </w:p>
        </w:tc>
        <w:tc>
          <w:tcPr>
            <w:tcW w:w="0" w:type="auto"/>
          </w:tcPr>
          <w:p w14:paraId="5AB69201" w14:textId="77777777" w:rsidR="0020256D" w:rsidRDefault="00000000">
            <w:pPr>
              <w:pStyle w:val="Compact"/>
            </w:pPr>
            <w:r>
              <w:t>3.53</w:t>
            </w:r>
          </w:p>
        </w:tc>
        <w:tc>
          <w:tcPr>
            <w:tcW w:w="0" w:type="auto"/>
          </w:tcPr>
          <w:p w14:paraId="290C27A7" w14:textId="77777777" w:rsidR="0020256D" w:rsidRDefault="00000000">
            <w:pPr>
              <w:pStyle w:val="Compact"/>
            </w:pPr>
            <w:r>
              <w:t>2.49</w:t>
            </w:r>
          </w:p>
        </w:tc>
        <w:tc>
          <w:tcPr>
            <w:tcW w:w="0" w:type="auto"/>
          </w:tcPr>
          <w:p w14:paraId="5259EBBD" w14:textId="77777777" w:rsidR="0020256D" w:rsidRDefault="00000000">
            <w:pPr>
              <w:pStyle w:val="Compact"/>
            </w:pPr>
            <w:r>
              <w:t>-</w:t>
            </w:r>
          </w:p>
        </w:tc>
        <w:tc>
          <w:tcPr>
            <w:tcW w:w="0" w:type="auto"/>
          </w:tcPr>
          <w:p w14:paraId="5EB582BB" w14:textId="77777777" w:rsidR="0020256D" w:rsidRDefault="00000000">
            <w:pPr>
              <w:pStyle w:val="Compact"/>
            </w:pPr>
            <w:r>
              <w:t>-</w:t>
            </w:r>
          </w:p>
        </w:tc>
        <w:tc>
          <w:tcPr>
            <w:tcW w:w="0" w:type="auto"/>
          </w:tcPr>
          <w:p w14:paraId="74652E4D" w14:textId="77777777" w:rsidR="0020256D" w:rsidRDefault="00000000">
            <w:pPr>
              <w:pStyle w:val="Compact"/>
            </w:pPr>
            <w:r>
              <w:t>0.79</w:t>
            </w:r>
          </w:p>
        </w:tc>
        <w:tc>
          <w:tcPr>
            <w:tcW w:w="0" w:type="auto"/>
          </w:tcPr>
          <w:p w14:paraId="68AE2F2A" w14:textId="77777777" w:rsidR="0020256D" w:rsidRDefault="00000000">
            <w:pPr>
              <w:pStyle w:val="Compact"/>
            </w:pPr>
            <w:r>
              <w:t>0.0</w:t>
            </w:r>
          </w:p>
        </w:tc>
        <w:tc>
          <w:tcPr>
            <w:tcW w:w="0" w:type="auto"/>
          </w:tcPr>
          <w:p w14:paraId="7D544D60" w14:textId="77777777" w:rsidR="0020256D" w:rsidRDefault="00000000">
            <w:pPr>
              <w:pStyle w:val="Compact"/>
            </w:pPr>
            <w:r>
              <w:t>2.17</w:t>
            </w:r>
          </w:p>
        </w:tc>
      </w:tr>
      <w:tr w:rsidR="0020256D" w14:paraId="7829C5D1" w14:textId="77777777">
        <w:tc>
          <w:tcPr>
            <w:tcW w:w="0" w:type="auto"/>
          </w:tcPr>
          <w:p w14:paraId="1823869B" w14:textId="77777777" w:rsidR="0020256D" w:rsidRDefault="00000000">
            <w:pPr>
              <w:pStyle w:val="Compact"/>
            </w:pPr>
            <w:r>
              <w:t>8</w:t>
            </w:r>
          </w:p>
        </w:tc>
        <w:tc>
          <w:tcPr>
            <w:tcW w:w="0" w:type="auto"/>
          </w:tcPr>
          <w:p w14:paraId="25EF956B" w14:textId="77777777" w:rsidR="0020256D" w:rsidRDefault="00000000">
            <w:pPr>
              <w:pStyle w:val="Compact"/>
            </w:pPr>
            <w:r>
              <w:t>-</w:t>
            </w:r>
          </w:p>
        </w:tc>
        <w:tc>
          <w:tcPr>
            <w:tcW w:w="0" w:type="auto"/>
          </w:tcPr>
          <w:p w14:paraId="7343EAAE" w14:textId="77777777" w:rsidR="0020256D" w:rsidRDefault="00000000">
            <w:pPr>
              <w:pStyle w:val="Compact"/>
            </w:pPr>
            <w:r>
              <w:t>3</w:t>
            </w:r>
          </w:p>
        </w:tc>
        <w:tc>
          <w:tcPr>
            <w:tcW w:w="0" w:type="auto"/>
          </w:tcPr>
          <w:p w14:paraId="0F8F19FD" w14:textId="77777777" w:rsidR="0020256D" w:rsidRDefault="00000000">
            <w:pPr>
              <w:pStyle w:val="Compact"/>
            </w:pPr>
            <w:r>
              <w:t>6</w:t>
            </w:r>
          </w:p>
        </w:tc>
        <w:tc>
          <w:tcPr>
            <w:tcW w:w="0" w:type="auto"/>
          </w:tcPr>
          <w:p w14:paraId="7FE4AD4A" w14:textId="77777777" w:rsidR="0020256D" w:rsidRDefault="00000000">
            <w:pPr>
              <w:pStyle w:val="Compact"/>
            </w:pPr>
            <w:r>
              <w:t>-</w:t>
            </w:r>
          </w:p>
        </w:tc>
        <w:tc>
          <w:tcPr>
            <w:tcW w:w="0" w:type="auto"/>
          </w:tcPr>
          <w:p w14:paraId="02D8DA6F" w14:textId="77777777" w:rsidR="0020256D" w:rsidRDefault="00000000">
            <w:pPr>
              <w:pStyle w:val="Compact"/>
            </w:pPr>
            <w:r>
              <w:t>-</w:t>
            </w:r>
          </w:p>
        </w:tc>
        <w:tc>
          <w:tcPr>
            <w:tcW w:w="0" w:type="auto"/>
          </w:tcPr>
          <w:p w14:paraId="54409330" w14:textId="77777777" w:rsidR="0020256D" w:rsidRDefault="00000000">
            <w:pPr>
              <w:pStyle w:val="Compact"/>
            </w:pPr>
            <w:r>
              <w:t>5</w:t>
            </w:r>
          </w:p>
        </w:tc>
        <w:tc>
          <w:tcPr>
            <w:tcW w:w="0" w:type="auto"/>
          </w:tcPr>
          <w:p w14:paraId="4C5B817D" w14:textId="77777777" w:rsidR="0020256D" w:rsidRDefault="00000000">
            <w:pPr>
              <w:pStyle w:val="Compact"/>
            </w:pPr>
            <w:r>
              <w:t>0</w:t>
            </w:r>
          </w:p>
        </w:tc>
        <w:tc>
          <w:tcPr>
            <w:tcW w:w="0" w:type="auto"/>
          </w:tcPr>
          <w:p w14:paraId="6D837C36" w14:textId="77777777" w:rsidR="0020256D" w:rsidRDefault="00000000">
            <w:pPr>
              <w:pStyle w:val="Compact"/>
            </w:pPr>
            <w:r>
              <w:t>14</w:t>
            </w:r>
          </w:p>
        </w:tc>
        <w:tc>
          <w:tcPr>
            <w:tcW w:w="0" w:type="auto"/>
          </w:tcPr>
          <w:p w14:paraId="684121B8" w14:textId="77777777" w:rsidR="0020256D" w:rsidRDefault="00000000">
            <w:pPr>
              <w:pStyle w:val="Compact"/>
            </w:pPr>
            <w:r>
              <w:t>-</w:t>
            </w:r>
          </w:p>
        </w:tc>
        <w:tc>
          <w:tcPr>
            <w:tcW w:w="0" w:type="auto"/>
          </w:tcPr>
          <w:p w14:paraId="25B784A9" w14:textId="77777777" w:rsidR="0020256D" w:rsidRDefault="00000000">
            <w:pPr>
              <w:pStyle w:val="Compact"/>
            </w:pPr>
            <w:r>
              <w:t>0.69</w:t>
            </w:r>
          </w:p>
        </w:tc>
        <w:tc>
          <w:tcPr>
            <w:tcW w:w="0" w:type="auto"/>
          </w:tcPr>
          <w:p w14:paraId="0C6901B1" w14:textId="77777777" w:rsidR="0020256D" w:rsidRDefault="00000000">
            <w:pPr>
              <w:pStyle w:val="Compact"/>
            </w:pPr>
            <w:r>
              <w:t>2.29</w:t>
            </w:r>
          </w:p>
        </w:tc>
        <w:tc>
          <w:tcPr>
            <w:tcW w:w="0" w:type="auto"/>
          </w:tcPr>
          <w:p w14:paraId="3372A2EA" w14:textId="77777777" w:rsidR="0020256D" w:rsidRDefault="00000000">
            <w:pPr>
              <w:pStyle w:val="Compact"/>
            </w:pPr>
            <w:r>
              <w:t>-</w:t>
            </w:r>
          </w:p>
        </w:tc>
        <w:tc>
          <w:tcPr>
            <w:tcW w:w="0" w:type="auto"/>
          </w:tcPr>
          <w:p w14:paraId="4FE0CD03" w14:textId="77777777" w:rsidR="0020256D" w:rsidRDefault="00000000">
            <w:pPr>
              <w:pStyle w:val="Compact"/>
            </w:pPr>
            <w:r>
              <w:t>-</w:t>
            </w:r>
          </w:p>
        </w:tc>
        <w:tc>
          <w:tcPr>
            <w:tcW w:w="0" w:type="auto"/>
          </w:tcPr>
          <w:p w14:paraId="7E25DC67" w14:textId="77777777" w:rsidR="0020256D" w:rsidRDefault="00000000">
            <w:pPr>
              <w:pStyle w:val="Compact"/>
            </w:pPr>
            <w:r>
              <w:t>1.07</w:t>
            </w:r>
          </w:p>
        </w:tc>
        <w:tc>
          <w:tcPr>
            <w:tcW w:w="0" w:type="auto"/>
          </w:tcPr>
          <w:p w14:paraId="0D856657" w14:textId="77777777" w:rsidR="0020256D" w:rsidRDefault="00000000">
            <w:pPr>
              <w:pStyle w:val="Compact"/>
            </w:pPr>
            <w:r>
              <w:t>0.0</w:t>
            </w:r>
          </w:p>
        </w:tc>
        <w:tc>
          <w:tcPr>
            <w:tcW w:w="0" w:type="auto"/>
          </w:tcPr>
          <w:p w14:paraId="51B3C217" w14:textId="77777777" w:rsidR="0020256D" w:rsidRDefault="00000000">
            <w:pPr>
              <w:pStyle w:val="Compact"/>
            </w:pPr>
            <w:r>
              <w:t>1.2</w:t>
            </w:r>
          </w:p>
        </w:tc>
      </w:tr>
      <w:tr w:rsidR="0020256D" w14:paraId="31904C93" w14:textId="77777777">
        <w:tc>
          <w:tcPr>
            <w:tcW w:w="0" w:type="auto"/>
          </w:tcPr>
          <w:p w14:paraId="7596DE7B" w14:textId="77777777" w:rsidR="0020256D" w:rsidRDefault="00000000">
            <w:pPr>
              <w:pStyle w:val="Compact"/>
            </w:pPr>
            <w:r>
              <w:lastRenderedPageBreak/>
              <w:t>9</w:t>
            </w:r>
          </w:p>
        </w:tc>
        <w:tc>
          <w:tcPr>
            <w:tcW w:w="0" w:type="auto"/>
          </w:tcPr>
          <w:p w14:paraId="37E202C1" w14:textId="77777777" w:rsidR="0020256D" w:rsidRDefault="00000000">
            <w:pPr>
              <w:pStyle w:val="Compact"/>
            </w:pPr>
            <w:r>
              <w:t>-</w:t>
            </w:r>
          </w:p>
        </w:tc>
        <w:tc>
          <w:tcPr>
            <w:tcW w:w="0" w:type="auto"/>
          </w:tcPr>
          <w:p w14:paraId="74907981" w14:textId="77777777" w:rsidR="0020256D" w:rsidRDefault="00000000">
            <w:pPr>
              <w:pStyle w:val="Compact"/>
            </w:pPr>
            <w:r>
              <w:t>2</w:t>
            </w:r>
          </w:p>
        </w:tc>
        <w:tc>
          <w:tcPr>
            <w:tcW w:w="0" w:type="auto"/>
          </w:tcPr>
          <w:p w14:paraId="6592506F" w14:textId="77777777" w:rsidR="0020256D" w:rsidRDefault="00000000">
            <w:pPr>
              <w:pStyle w:val="Compact"/>
            </w:pPr>
            <w:r>
              <w:t>0</w:t>
            </w:r>
          </w:p>
        </w:tc>
        <w:tc>
          <w:tcPr>
            <w:tcW w:w="0" w:type="auto"/>
          </w:tcPr>
          <w:p w14:paraId="392494DB" w14:textId="77777777" w:rsidR="0020256D" w:rsidRDefault="00000000">
            <w:pPr>
              <w:pStyle w:val="Compact"/>
            </w:pPr>
            <w:r>
              <w:t>-</w:t>
            </w:r>
          </w:p>
        </w:tc>
        <w:tc>
          <w:tcPr>
            <w:tcW w:w="0" w:type="auto"/>
          </w:tcPr>
          <w:p w14:paraId="4B6F69ED" w14:textId="77777777" w:rsidR="0020256D" w:rsidRDefault="00000000">
            <w:pPr>
              <w:pStyle w:val="Compact"/>
            </w:pPr>
            <w:r>
              <w:t>-</w:t>
            </w:r>
          </w:p>
        </w:tc>
        <w:tc>
          <w:tcPr>
            <w:tcW w:w="0" w:type="auto"/>
          </w:tcPr>
          <w:p w14:paraId="0C3F972C" w14:textId="77777777" w:rsidR="0020256D" w:rsidRDefault="00000000">
            <w:pPr>
              <w:pStyle w:val="Compact"/>
            </w:pPr>
            <w:r>
              <w:t>2</w:t>
            </w:r>
          </w:p>
        </w:tc>
        <w:tc>
          <w:tcPr>
            <w:tcW w:w="0" w:type="auto"/>
          </w:tcPr>
          <w:p w14:paraId="7E971FF0" w14:textId="77777777" w:rsidR="0020256D" w:rsidRDefault="00000000">
            <w:pPr>
              <w:pStyle w:val="Compact"/>
            </w:pPr>
            <w:r>
              <w:t>0</w:t>
            </w:r>
          </w:p>
        </w:tc>
        <w:tc>
          <w:tcPr>
            <w:tcW w:w="0" w:type="auto"/>
          </w:tcPr>
          <w:p w14:paraId="06B139CB" w14:textId="77777777" w:rsidR="0020256D" w:rsidRDefault="00000000">
            <w:pPr>
              <w:pStyle w:val="Compact"/>
            </w:pPr>
            <w:r>
              <w:t>4</w:t>
            </w:r>
          </w:p>
        </w:tc>
        <w:tc>
          <w:tcPr>
            <w:tcW w:w="0" w:type="auto"/>
          </w:tcPr>
          <w:p w14:paraId="5802E11C" w14:textId="77777777" w:rsidR="0020256D" w:rsidRDefault="00000000">
            <w:pPr>
              <w:pStyle w:val="Compact"/>
            </w:pPr>
            <w:r>
              <w:t>-</w:t>
            </w:r>
          </w:p>
        </w:tc>
        <w:tc>
          <w:tcPr>
            <w:tcW w:w="0" w:type="auto"/>
          </w:tcPr>
          <w:p w14:paraId="0182CA24" w14:textId="77777777" w:rsidR="0020256D" w:rsidRDefault="00000000">
            <w:pPr>
              <w:pStyle w:val="Compact"/>
            </w:pPr>
            <w:r>
              <w:t>0.84</w:t>
            </w:r>
          </w:p>
        </w:tc>
        <w:tc>
          <w:tcPr>
            <w:tcW w:w="0" w:type="auto"/>
          </w:tcPr>
          <w:p w14:paraId="119167D3" w14:textId="77777777" w:rsidR="0020256D" w:rsidRDefault="00000000">
            <w:pPr>
              <w:pStyle w:val="Compact"/>
            </w:pPr>
            <w:r>
              <w:t>0.0</w:t>
            </w:r>
          </w:p>
        </w:tc>
        <w:tc>
          <w:tcPr>
            <w:tcW w:w="0" w:type="auto"/>
          </w:tcPr>
          <w:p w14:paraId="1248CB98" w14:textId="77777777" w:rsidR="0020256D" w:rsidRDefault="00000000">
            <w:pPr>
              <w:pStyle w:val="Compact"/>
            </w:pPr>
            <w:r>
              <w:t>-</w:t>
            </w:r>
          </w:p>
        </w:tc>
        <w:tc>
          <w:tcPr>
            <w:tcW w:w="0" w:type="auto"/>
          </w:tcPr>
          <w:p w14:paraId="0DB73F35" w14:textId="77777777" w:rsidR="0020256D" w:rsidRDefault="00000000">
            <w:pPr>
              <w:pStyle w:val="Compact"/>
            </w:pPr>
            <w:r>
              <w:t>-</w:t>
            </w:r>
          </w:p>
        </w:tc>
        <w:tc>
          <w:tcPr>
            <w:tcW w:w="0" w:type="auto"/>
          </w:tcPr>
          <w:p w14:paraId="4A0079D5" w14:textId="77777777" w:rsidR="0020256D" w:rsidRDefault="00000000">
            <w:pPr>
              <w:pStyle w:val="Compact"/>
            </w:pPr>
            <w:r>
              <w:t>0.74</w:t>
            </w:r>
          </w:p>
        </w:tc>
        <w:tc>
          <w:tcPr>
            <w:tcW w:w="0" w:type="auto"/>
          </w:tcPr>
          <w:p w14:paraId="0F4EAA99" w14:textId="77777777" w:rsidR="0020256D" w:rsidRDefault="00000000">
            <w:pPr>
              <w:pStyle w:val="Compact"/>
            </w:pPr>
            <w:r>
              <w:t>0.0</w:t>
            </w:r>
          </w:p>
        </w:tc>
        <w:tc>
          <w:tcPr>
            <w:tcW w:w="0" w:type="auto"/>
          </w:tcPr>
          <w:p w14:paraId="57F37304" w14:textId="77777777" w:rsidR="0020256D" w:rsidRDefault="00000000">
            <w:pPr>
              <w:pStyle w:val="Compact"/>
            </w:pPr>
            <w:r>
              <w:t>0.61</w:t>
            </w:r>
          </w:p>
        </w:tc>
      </w:tr>
      <w:tr w:rsidR="0020256D" w14:paraId="28FF0C4D" w14:textId="77777777">
        <w:tc>
          <w:tcPr>
            <w:tcW w:w="0" w:type="auto"/>
          </w:tcPr>
          <w:p w14:paraId="07D6815E" w14:textId="77777777" w:rsidR="0020256D" w:rsidRDefault="00000000">
            <w:pPr>
              <w:pStyle w:val="Compact"/>
            </w:pPr>
            <w:r>
              <w:t>10</w:t>
            </w:r>
          </w:p>
        </w:tc>
        <w:tc>
          <w:tcPr>
            <w:tcW w:w="0" w:type="auto"/>
          </w:tcPr>
          <w:p w14:paraId="4B2D9E15" w14:textId="77777777" w:rsidR="0020256D" w:rsidRDefault="00000000">
            <w:pPr>
              <w:pStyle w:val="Compact"/>
            </w:pPr>
            <w:r>
              <w:t>-</w:t>
            </w:r>
          </w:p>
        </w:tc>
        <w:tc>
          <w:tcPr>
            <w:tcW w:w="0" w:type="auto"/>
          </w:tcPr>
          <w:p w14:paraId="3016688B" w14:textId="77777777" w:rsidR="0020256D" w:rsidRDefault="00000000">
            <w:pPr>
              <w:pStyle w:val="Compact"/>
            </w:pPr>
            <w:r>
              <w:t>10</w:t>
            </w:r>
          </w:p>
        </w:tc>
        <w:tc>
          <w:tcPr>
            <w:tcW w:w="0" w:type="auto"/>
          </w:tcPr>
          <w:p w14:paraId="66B558F6" w14:textId="77777777" w:rsidR="0020256D" w:rsidRDefault="00000000">
            <w:pPr>
              <w:pStyle w:val="Compact"/>
            </w:pPr>
            <w:r>
              <w:t>0</w:t>
            </w:r>
          </w:p>
        </w:tc>
        <w:tc>
          <w:tcPr>
            <w:tcW w:w="0" w:type="auto"/>
          </w:tcPr>
          <w:p w14:paraId="5622C59C" w14:textId="77777777" w:rsidR="0020256D" w:rsidRDefault="00000000">
            <w:pPr>
              <w:pStyle w:val="Compact"/>
            </w:pPr>
            <w:r>
              <w:t>7</w:t>
            </w:r>
          </w:p>
        </w:tc>
        <w:tc>
          <w:tcPr>
            <w:tcW w:w="0" w:type="auto"/>
          </w:tcPr>
          <w:p w14:paraId="0F03CF43" w14:textId="77777777" w:rsidR="0020256D" w:rsidRDefault="00000000">
            <w:pPr>
              <w:pStyle w:val="Compact"/>
            </w:pPr>
            <w:r>
              <w:t>-</w:t>
            </w:r>
          </w:p>
        </w:tc>
        <w:tc>
          <w:tcPr>
            <w:tcW w:w="0" w:type="auto"/>
          </w:tcPr>
          <w:p w14:paraId="2032EBCC" w14:textId="77777777" w:rsidR="0020256D" w:rsidRDefault="00000000">
            <w:pPr>
              <w:pStyle w:val="Compact"/>
            </w:pPr>
            <w:r>
              <w:t>15</w:t>
            </w:r>
          </w:p>
        </w:tc>
        <w:tc>
          <w:tcPr>
            <w:tcW w:w="0" w:type="auto"/>
          </w:tcPr>
          <w:p w14:paraId="5C8CBC43" w14:textId="77777777" w:rsidR="0020256D" w:rsidRDefault="00000000">
            <w:pPr>
              <w:pStyle w:val="Compact"/>
            </w:pPr>
            <w:r>
              <w:t>0</w:t>
            </w:r>
          </w:p>
        </w:tc>
        <w:tc>
          <w:tcPr>
            <w:tcW w:w="0" w:type="auto"/>
          </w:tcPr>
          <w:p w14:paraId="1E1F374D" w14:textId="77777777" w:rsidR="0020256D" w:rsidRDefault="00000000">
            <w:pPr>
              <w:pStyle w:val="Compact"/>
            </w:pPr>
            <w:r>
              <w:t>32</w:t>
            </w:r>
          </w:p>
        </w:tc>
        <w:tc>
          <w:tcPr>
            <w:tcW w:w="0" w:type="auto"/>
          </w:tcPr>
          <w:p w14:paraId="2E993A19" w14:textId="77777777" w:rsidR="0020256D" w:rsidRDefault="00000000">
            <w:pPr>
              <w:pStyle w:val="Compact"/>
            </w:pPr>
            <w:r>
              <w:t>-</w:t>
            </w:r>
          </w:p>
        </w:tc>
        <w:tc>
          <w:tcPr>
            <w:tcW w:w="0" w:type="auto"/>
          </w:tcPr>
          <w:p w14:paraId="4756A29B" w14:textId="77777777" w:rsidR="0020256D" w:rsidRDefault="00000000">
            <w:pPr>
              <w:pStyle w:val="Compact"/>
            </w:pPr>
            <w:r>
              <w:t>1.78</w:t>
            </w:r>
          </w:p>
        </w:tc>
        <w:tc>
          <w:tcPr>
            <w:tcW w:w="0" w:type="auto"/>
          </w:tcPr>
          <w:p w14:paraId="61A8DFC2" w14:textId="77777777" w:rsidR="0020256D" w:rsidRDefault="00000000">
            <w:pPr>
              <w:pStyle w:val="Compact"/>
            </w:pPr>
            <w:r>
              <w:t>0.0</w:t>
            </w:r>
          </w:p>
        </w:tc>
        <w:tc>
          <w:tcPr>
            <w:tcW w:w="0" w:type="auto"/>
          </w:tcPr>
          <w:p w14:paraId="269D124F" w14:textId="77777777" w:rsidR="0020256D" w:rsidRDefault="00000000">
            <w:pPr>
              <w:pStyle w:val="Compact"/>
            </w:pPr>
            <w:r>
              <w:t>4.69</w:t>
            </w:r>
          </w:p>
        </w:tc>
        <w:tc>
          <w:tcPr>
            <w:tcW w:w="0" w:type="auto"/>
          </w:tcPr>
          <w:p w14:paraId="72D42BB3" w14:textId="77777777" w:rsidR="0020256D" w:rsidRDefault="00000000">
            <w:pPr>
              <w:pStyle w:val="Compact"/>
            </w:pPr>
            <w:r>
              <w:t>-</w:t>
            </w:r>
          </w:p>
        </w:tc>
        <w:tc>
          <w:tcPr>
            <w:tcW w:w="0" w:type="auto"/>
          </w:tcPr>
          <w:p w14:paraId="509D6B69" w14:textId="77777777" w:rsidR="0020256D" w:rsidRDefault="00000000">
            <w:pPr>
              <w:pStyle w:val="Compact"/>
            </w:pPr>
            <w:r>
              <w:t>3.18</w:t>
            </w:r>
          </w:p>
        </w:tc>
        <w:tc>
          <w:tcPr>
            <w:tcW w:w="0" w:type="auto"/>
          </w:tcPr>
          <w:p w14:paraId="422E7EE0" w14:textId="77777777" w:rsidR="0020256D" w:rsidRDefault="00000000">
            <w:pPr>
              <w:pStyle w:val="Compact"/>
            </w:pPr>
            <w:r>
              <w:t>0.0</w:t>
            </w:r>
          </w:p>
        </w:tc>
        <w:tc>
          <w:tcPr>
            <w:tcW w:w="0" w:type="auto"/>
          </w:tcPr>
          <w:p w14:paraId="0CC62827" w14:textId="77777777" w:rsidR="0020256D" w:rsidRDefault="00000000">
            <w:pPr>
              <w:pStyle w:val="Compact"/>
            </w:pPr>
            <w:r>
              <w:t>2.24</w:t>
            </w:r>
          </w:p>
        </w:tc>
      </w:tr>
      <w:tr w:rsidR="0020256D" w14:paraId="1CD8DF57" w14:textId="77777777">
        <w:tc>
          <w:tcPr>
            <w:tcW w:w="0" w:type="auto"/>
          </w:tcPr>
          <w:p w14:paraId="5B87BF49" w14:textId="77777777" w:rsidR="0020256D" w:rsidRDefault="00000000">
            <w:pPr>
              <w:pStyle w:val="Compact"/>
            </w:pPr>
            <w:r>
              <w:t>11</w:t>
            </w:r>
          </w:p>
        </w:tc>
        <w:tc>
          <w:tcPr>
            <w:tcW w:w="0" w:type="auto"/>
          </w:tcPr>
          <w:p w14:paraId="01C24125" w14:textId="77777777" w:rsidR="0020256D" w:rsidRDefault="00000000">
            <w:pPr>
              <w:pStyle w:val="Compact"/>
            </w:pPr>
            <w:r>
              <w:t>-</w:t>
            </w:r>
          </w:p>
        </w:tc>
        <w:tc>
          <w:tcPr>
            <w:tcW w:w="0" w:type="auto"/>
          </w:tcPr>
          <w:p w14:paraId="1449D1F4" w14:textId="77777777" w:rsidR="0020256D" w:rsidRDefault="00000000">
            <w:pPr>
              <w:pStyle w:val="Compact"/>
            </w:pPr>
            <w:r>
              <w:t>11</w:t>
            </w:r>
          </w:p>
        </w:tc>
        <w:tc>
          <w:tcPr>
            <w:tcW w:w="0" w:type="auto"/>
          </w:tcPr>
          <w:p w14:paraId="6F08493E" w14:textId="77777777" w:rsidR="0020256D" w:rsidRDefault="00000000">
            <w:pPr>
              <w:pStyle w:val="Compact"/>
            </w:pPr>
            <w:r>
              <w:t>0</w:t>
            </w:r>
          </w:p>
        </w:tc>
        <w:tc>
          <w:tcPr>
            <w:tcW w:w="0" w:type="auto"/>
          </w:tcPr>
          <w:p w14:paraId="2BEECAEF" w14:textId="77777777" w:rsidR="0020256D" w:rsidRDefault="00000000">
            <w:pPr>
              <w:pStyle w:val="Compact"/>
            </w:pPr>
            <w:r>
              <w:t>17</w:t>
            </w:r>
          </w:p>
        </w:tc>
        <w:tc>
          <w:tcPr>
            <w:tcW w:w="0" w:type="auto"/>
          </w:tcPr>
          <w:p w14:paraId="02EBEC99" w14:textId="77777777" w:rsidR="0020256D" w:rsidRDefault="00000000">
            <w:pPr>
              <w:pStyle w:val="Compact"/>
            </w:pPr>
            <w:r>
              <w:t>0</w:t>
            </w:r>
          </w:p>
        </w:tc>
        <w:tc>
          <w:tcPr>
            <w:tcW w:w="0" w:type="auto"/>
          </w:tcPr>
          <w:p w14:paraId="2FE05EC8" w14:textId="77777777" w:rsidR="0020256D" w:rsidRDefault="00000000">
            <w:pPr>
              <w:pStyle w:val="Compact"/>
            </w:pPr>
            <w:r>
              <w:t>5</w:t>
            </w:r>
          </w:p>
        </w:tc>
        <w:tc>
          <w:tcPr>
            <w:tcW w:w="0" w:type="auto"/>
          </w:tcPr>
          <w:p w14:paraId="4DA0F726" w14:textId="77777777" w:rsidR="0020256D" w:rsidRDefault="00000000">
            <w:pPr>
              <w:pStyle w:val="Compact"/>
            </w:pPr>
            <w:r>
              <w:t>0</w:t>
            </w:r>
          </w:p>
        </w:tc>
        <w:tc>
          <w:tcPr>
            <w:tcW w:w="0" w:type="auto"/>
          </w:tcPr>
          <w:p w14:paraId="33364B24" w14:textId="77777777" w:rsidR="0020256D" w:rsidRDefault="00000000">
            <w:pPr>
              <w:pStyle w:val="Compact"/>
            </w:pPr>
            <w:r>
              <w:t>33</w:t>
            </w:r>
          </w:p>
        </w:tc>
        <w:tc>
          <w:tcPr>
            <w:tcW w:w="0" w:type="auto"/>
          </w:tcPr>
          <w:p w14:paraId="44ED71DB" w14:textId="77777777" w:rsidR="0020256D" w:rsidRDefault="00000000">
            <w:pPr>
              <w:pStyle w:val="Compact"/>
            </w:pPr>
            <w:r>
              <w:t>-</w:t>
            </w:r>
          </w:p>
        </w:tc>
        <w:tc>
          <w:tcPr>
            <w:tcW w:w="0" w:type="auto"/>
          </w:tcPr>
          <w:p w14:paraId="6435A6DD" w14:textId="77777777" w:rsidR="0020256D" w:rsidRDefault="00000000">
            <w:pPr>
              <w:pStyle w:val="Compact"/>
            </w:pPr>
            <w:r>
              <w:t>2.07</w:t>
            </w:r>
          </w:p>
        </w:tc>
        <w:tc>
          <w:tcPr>
            <w:tcW w:w="0" w:type="auto"/>
          </w:tcPr>
          <w:p w14:paraId="794F50FC" w14:textId="77777777" w:rsidR="0020256D" w:rsidRDefault="00000000">
            <w:pPr>
              <w:pStyle w:val="Compact"/>
            </w:pPr>
            <w:r>
              <w:t>0.0</w:t>
            </w:r>
          </w:p>
        </w:tc>
        <w:tc>
          <w:tcPr>
            <w:tcW w:w="0" w:type="auto"/>
          </w:tcPr>
          <w:p w14:paraId="72E2D88B" w14:textId="77777777" w:rsidR="0020256D" w:rsidRDefault="00000000">
            <w:pPr>
              <w:pStyle w:val="Compact"/>
            </w:pPr>
            <w:r>
              <w:t>9.48</w:t>
            </w:r>
          </w:p>
        </w:tc>
        <w:tc>
          <w:tcPr>
            <w:tcW w:w="0" w:type="auto"/>
          </w:tcPr>
          <w:p w14:paraId="039A3639" w14:textId="77777777" w:rsidR="0020256D" w:rsidRDefault="00000000">
            <w:pPr>
              <w:pStyle w:val="Compact"/>
            </w:pPr>
            <w:r>
              <w:t>0.0</w:t>
            </w:r>
          </w:p>
        </w:tc>
        <w:tc>
          <w:tcPr>
            <w:tcW w:w="0" w:type="auto"/>
          </w:tcPr>
          <w:p w14:paraId="4E1EE792" w14:textId="77777777" w:rsidR="0020256D" w:rsidRDefault="00000000">
            <w:pPr>
              <w:pStyle w:val="Compact"/>
            </w:pPr>
            <w:r>
              <w:t>1.08</w:t>
            </w:r>
          </w:p>
        </w:tc>
        <w:tc>
          <w:tcPr>
            <w:tcW w:w="0" w:type="auto"/>
          </w:tcPr>
          <w:p w14:paraId="12A6B517" w14:textId="77777777" w:rsidR="0020256D" w:rsidRDefault="00000000">
            <w:pPr>
              <w:pStyle w:val="Compact"/>
            </w:pPr>
            <w:r>
              <w:t>0.0</w:t>
            </w:r>
          </w:p>
        </w:tc>
        <w:tc>
          <w:tcPr>
            <w:tcW w:w="0" w:type="auto"/>
          </w:tcPr>
          <w:p w14:paraId="207E0029" w14:textId="77777777" w:rsidR="0020256D" w:rsidRDefault="00000000">
            <w:pPr>
              <w:pStyle w:val="Compact"/>
            </w:pPr>
            <w:r>
              <w:t>2.31</w:t>
            </w:r>
          </w:p>
        </w:tc>
      </w:tr>
      <w:tr w:rsidR="0020256D" w14:paraId="781F86A1" w14:textId="77777777">
        <w:tc>
          <w:tcPr>
            <w:tcW w:w="0" w:type="auto"/>
          </w:tcPr>
          <w:p w14:paraId="46FCDA28" w14:textId="77777777" w:rsidR="0020256D" w:rsidRDefault="00000000">
            <w:pPr>
              <w:pStyle w:val="Compact"/>
            </w:pPr>
            <w:r>
              <w:t>12</w:t>
            </w:r>
          </w:p>
        </w:tc>
        <w:tc>
          <w:tcPr>
            <w:tcW w:w="0" w:type="auto"/>
          </w:tcPr>
          <w:p w14:paraId="6D4A0A4B" w14:textId="77777777" w:rsidR="0020256D" w:rsidRDefault="00000000">
            <w:pPr>
              <w:pStyle w:val="Compact"/>
            </w:pPr>
            <w:r>
              <w:t>-</w:t>
            </w:r>
          </w:p>
        </w:tc>
        <w:tc>
          <w:tcPr>
            <w:tcW w:w="0" w:type="auto"/>
          </w:tcPr>
          <w:p w14:paraId="4C79D050" w14:textId="77777777" w:rsidR="0020256D" w:rsidRDefault="00000000">
            <w:pPr>
              <w:pStyle w:val="Compact"/>
            </w:pPr>
            <w:r>
              <w:t>5</w:t>
            </w:r>
          </w:p>
        </w:tc>
        <w:tc>
          <w:tcPr>
            <w:tcW w:w="0" w:type="auto"/>
          </w:tcPr>
          <w:p w14:paraId="78396AA5" w14:textId="77777777" w:rsidR="0020256D" w:rsidRDefault="00000000">
            <w:pPr>
              <w:pStyle w:val="Compact"/>
            </w:pPr>
            <w:r>
              <w:t>0</w:t>
            </w:r>
          </w:p>
        </w:tc>
        <w:tc>
          <w:tcPr>
            <w:tcW w:w="0" w:type="auto"/>
          </w:tcPr>
          <w:p w14:paraId="4DBD371F" w14:textId="77777777" w:rsidR="0020256D" w:rsidRDefault="00000000">
            <w:pPr>
              <w:pStyle w:val="Compact"/>
            </w:pPr>
            <w:r>
              <w:t>1</w:t>
            </w:r>
          </w:p>
        </w:tc>
        <w:tc>
          <w:tcPr>
            <w:tcW w:w="0" w:type="auto"/>
          </w:tcPr>
          <w:p w14:paraId="6EF891C7" w14:textId="77777777" w:rsidR="0020256D" w:rsidRDefault="00000000">
            <w:pPr>
              <w:pStyle w:val="Compact"/>
            </w:pPr>
            <w:r>
              <w:t>23</w:t>
            </w:r>
          </w:p>
        </w:tc>
        <w:tc>
          <w:tcPr>
            <w:tcW w:w="0" w:type="auto"/>
          </w:tcPr>
          <w:p w14:paraId="50FD6040" w14:textId="77777777" w:rsidR="0020256D" w:rsidRDefault="00000000">
            <w:pPr>
              <w:pStyle w:val="Compact"/>
            </w:pPr>
            <w:r>
              <w:t>11</w:t>
            </w:r>
          </w:p>
        </w:tc>
        <w:tc>
          <w:tcPr>
            <w:tcW w:w="0" w:type="auto"/>
          </w:tcPr>
          <w:p w14:paraId="236252E4" w14:textId="77777777" w:rsidR="0020256D" w:rsidRDefault="00000000">
            <w:pPr>
              <w:pStyle w:val="Compact"/>
            </w:pPr>
            <w:r>
              <w:t>0</w:t>
            </w:r>
          </w:p>
        </w:tc>
        <w:tc>
          <w:tcPr>
            <w:tcW w:w="0" w:type="auto"/>
          </w:tcPr>
          <w:p w14:paraId="0E12ADED" w14:textId="77777777" w:rsidR="0020256D" w:rsidRDefault="00000000">
            <w:pPr>
              <w:pStyle w:val="Compact"/>
            </w:pPr>
            <w:r>
              <w:t>40</w:t>
            </w:r>
          </w:p>
        </w:tc>
        <w:tc>
          <w:tcPr>
            <w:tcW w:w="0" w:type="auto"/>
          </w:tcPr>
          <w:p w14:paraId="7DA7204E" w14:textId="77777777" w:rsidR="0020256D" w:rsidRDefault="00000000">
            <w:pPr>
              <w:pStyle w:val="Compact"/>
            </w:pPr>
            <w:r>
              <w:t>-</w:t>
            </w:r>
          </w:p>
        </w:tc>
        <w:tc>
          <w:tcPr>
            <w:tcW w:w="0" w:type="auto"/>
          </w:tcPr>
          <w:p w14:paraId="0F8F4DEB" w14:textId="77777777" w:rsidR="0020256D" w:rsidRDefault="00000000">
            <w:pPr>
              <w:pStyle w:val="Compact"/>
            </w:pPr>
            <w:r>
              <w:t>0.83</w:t>
            </w:r>
          </w:p>
        </w:tc>
        <w:tc>
          <w:tcPr>
            <w:tcW w:w="0" w:type="auto"/>
          </w:tcPr>
          <w:p w14:paraId="07ACF456" w14:textId="77777777" w:rsidR="0020256D" w:rsidRDefault="00000000">
            <w:pPr>
              <w:pStyle w:val="Compact"/>
            </w:pPr>
            <w:r>
              <w:t>0.0</w:t>
            </w:r>
          </w:p>
        </w:tc>
        <w:tc>
          <w:tcPr>
            <w:tcW w:w="0" w:type="auto"/>
          </w:tcPr>
          <w:p w14:paraId="1126310E" w14:textId="77777777" w:rsidR="0020256D" w:rsidRDefault="00000000">
            <w:pPr>
              <w:pStyle w:val="Compact"/>
            </w:pPr>
            <w:r>
              <w:t>1.32</w:t>
            </w:r>
          </w:p>
        </w:tc>
        <w:tc>
          <w:tcPr>
            <w:tcW w:w="0" w:type="auto"/>
          </w:tcPr>
          <w:p w14:paraId="0134A734" w14:textId="77777777" w:rsidR="0020256D" w:rsidRDefault="00000000">
            <w:pPr>
              <w:pStyle w:val="Compact"/>
            </w:pPr>
            <w:r>
              <w:t>20.32</w:t>
            </w:r>
          </w:p>
        </w:tc>
        <w:tc>
          <w:tcPr>
            <w:tcW w:w="0" w:type="auto"/>
          </w:tcPr>
          <w:p w14:paraId="5BFF2372" w14:textId="77777777" w:rsidR="0020256D" w:rsidRDefault="00000000">
            <w:pPr>
              <w:pStyle w:val="Compact"/>
            </w:pPr>
            <w:r>
              <w:t>2.31</w:t>
            </w:r>
          </w:p>
        </w:tc>
        <w:tc>
          <w:tcPr>
            <w:tcW w:w="0" w:type="auto"/>
          </w:tcPr>
          <w:p w14:paraId="65FFB709" w14:textId="77777777" w:rsidR="0020256D" w:rsidRDefault="00000000">
            <w:pPr>
              <w:pStyle w:val="Compact"/>
            </w:pPr>
            <w:r>
              <w:t>0.0</w:t>
            </w:r>
          </w:p>
        </w:tc>
        <w:tc>
          <w:tcPr>
            <w:tcW w:w="0" w:type="auto"/>
          </w:tcPr>
          <w:p w14:paraId="1E1DCBC8" w14:textId="77777777" w:rsidR="0020256D" w:rsidRDefault="00000000">
            <w:pPr>
              <w:pStyle w:val="Compact"/>
            </w:pPr>
            <w:r>
              <w:t>2.58</w:t>
            </w:r>
          </w:p>
        </w:tc>
      </w:tr>
      <w:tr w:rsidR="0020256D" w14:paraId="1F903506" w14:textId="77777777">
        <w:tc>
          <w:tcPr>
            <w:tcW w:w="0" w:type="auto"/>
          </w:tcPr>
          <w:p w14:paraId="6C7CB98F" w14:textId="77777777" w:rsidR="0020256D" w:rsidRDefault="00000000">
            <w:pPr>
              <w:pStyle w:val="Compact"/>
            </w:pPr>
            <w:r>
              <w:t>13</w:t>
            </w:r>
          </w:p>
        </w:tc>
        <w:tc>
          <w:tcPr>
            <w:tcW w:w="0" w:type="auto"/>
          </w:tcPr>
          <w:p w14:paraId="07E79285" w14:textId="77777777" w:rsidR="0020256D" w:rsidRDefault="00000000">
            <w:pPr>
              <w:pStyle w:val="Compact"/>
            </w:pPr>
            <w:r>
              <w:t>-</w:t>
            </w:r>
          </w:p>
        </w:tc>
        <w:tc>
          <w:tcPr>
            <w:tcW w:w="0" w:type="auto"/>
          </w:tcPr>
          <w:p w14:paraId="59ECBDA0" w14:textId="77777777" w:rsidR="0020256D" w:rsidRDefault="00000000">
            <w:pPr>
              <w:pStyle w:val="Compact"/>
            </w:pPr>
            <w:r>
              <w:t>110</w:t>
            </w:r>
          </w:p>
        </w:tc>
        <w:tc>
          <w:tcPr>
            <w:tcW w:w="0" w:type="auto"/>
          </w:tcPr>
          <w:p w14:paraId="6A337DA3" w14:textId="77777777" w:rsidR="0020256D" w:rsidRDefault="00000000">
            <w:pPr>
              <w:pStyle w:val="Compact"/>
            </w:pPr>
            <w:r>
              <w:t>31</w:t>
            </w:r>
          </w:p>
        </w:tc>
        <w:tc>
          <w:tcPr>
            <w:tcW w:w="0" w:type="auto"/>
          </w:tcPr>
          <w:p w14:paraId="5467C03D" w14:textId="77777777" w:rsidR="0020256D" w:rsidRDefault="00000000">
            <w:pPr>
              <w:pStyle w:val="Compact"/>
            </w:pPr>
            <w:r>
              <w:t>94</w:t>
            </w:r>
          </w:p>
        </w:tc>
        <w:tc>
          <w:tcPr>
            <w:tcW w:w="0" w:type="auto"/>
          </w:tcPr>
          <w:p w14:paraId="2B46BED3" w14:textId="77777777" w:rsidR="0020256D" w:rsidRDefault="00000000">
            <w:pPr>
              <w:pStyle w:val="Compact"/>
            </w:pPr>
            <w:r>
              <w:t>79</w:t>
            </w:r>
          </w:p>
        </w:tc>
        <w:tc>
          <w:tcPr>
            <w:tcW w:w="0" w:type="auto"/>
          </w:tcPr>
          <w:p w14:paraId="54137640" w14:textId="77777777" w:rsidR="0020256D" w:rsidRDefault="00000000">
            <w:pPr>
              <w:pStyle w:val="Compact"/>
            </w:pPr>
            <w:r>
              <w:t>62</w:t>
            </w:r>
          </w:p>
        </w:tc>
        <w:tc>
          <w:tcPr>
            <w:tcW w:w="0" w:type="auto"/>
          </w:tcPr>
          <w:p w14:paraId="09AC47AD" w14:textId="77777777" w:rsidR="0020256D" w:rsidRDefault="00000000">
            <w:pPr>
              <w:pStyle w:val="Compact"/>
            </w:pPr>
            <w:r>
              <w:t>0</w:t>
            </w:r>
          </w:p>
        </w:tc>
        <w:tc>
          <w:tcPr>
            <w:tcW w:w="0" w:type="auto"/>
          </w:tcPr>
          <w:p w14:paraId="314663D5" w14:textId="77777777" w:rsidR="0020256D" w:rsidRDefault="00000000">
            <w:pPr>
              <w:pStyle w:val="Compact"/>
            </w:pPr>
            <w:r>
              <w:t>376</w:t>
            </w:r>
          </w:p>
        </w:tc>
        <w:tc>
          <w:tcPr>
            <w:tcW w:w="0" w:type="auto"/>
          </w:tcPr>
          <w:p w14:paraId="7470ADC1" w14:textId="77777777" w:rsidR="0020256D" w:rsidRDefault="00000000">
            <w:pPr>
              <w:pStyle w:val="Compact"/>
            </w:pPr>
            <w:r>
              <w:t>-</w:t>
            </w:r>
          </w:p>
        </w:tc>
        <w:tc>
          <w:tcPr>
            <w:tcW w:w="0" w:type="auto"/>
          </w:tcPr>
          <w:p w14:paraId="21C6BAFA" w14:textId="77777777" w:rsidR="0020256D" w:rsidRDefault="00000000">
            <w:pPr>
              <w:pStyle w:val="Compact"/>
            </w:pPr>
            <w:r>
              <w:t>17.46</w:t>
            </w:r>
          </w:p>
        </w:tc>
        <w:tc>
          <w:tcPr>
            <w:tcW w:w="0" w:type="auto"/>
          </w:tcPr>
          <w:p w14:paraId="5FFFD805" w14:textId="77777777" w:rsidR="0020256D" w:rsidRDefault="00000000">
            <w:pPr>
              <w:pStyle w:val="Compact"/>
            </w:pPr>
            <w:r>
              <w:t>10.78</w:t>
            </w:r>
          </w:p>
        </w:tc>
        <w:tc>
          <w:tcPr>
            <w:tcW w:w="0" w:type="auto"/>
          </w:tcPr>
          <w:p w14:paraId="750F116D" w14:textId="77777777" w:rsidR="0020256D" w:rsidRDefault="00000000">
            <w:pPr>
              <w:pStyle w:val="Compact"/>
            </w:pPr>
            <w:r>
              <w:t>40.45</w:t>
            </w:r>
          </w:p>
        </w:tc>
        <w:tc>
          <w:tcPr>
            <w:tcW w:w="0" w:type="auto"/>
          </w:tcPr>
          <w:p w14:paraId="5E1C8C17" w14:textId="77777777" w:rsidR="0020256D" w:rsidRDefault="00000000">
            <w:pPr>
              <w:pStyle w:val="Compact"/>
            </w:pPr>
            <w:r>
              <w:t>67.24</w:t>
            </w:r>
          </w:p>
        </w:tc>
        <w:tc>
          <w:tcPr>
            <w:tcW w:w="0" w:type="auto"/>
          </w:tcPr>
          <w:p w14:paraId="08373430" w14:textId="77777777" w:rsidR="0020256D" w:rsidRDefault="00000000">
            <w:pPr>
              <w:pStyle w:val="Compact"/>
            </w:pPr>
            <w:r>
              <w:t>12.55</w:t>
            </w:r>
          </w:p>
        </w:tc>
        <w:tc>
          <w:tcPr>
            <w:tcW w:w="0" w:type="auto"/>
          </w:tcPr>
          <w:p w14:paraId="48D9C325" w14:textId="77777777" w:rsidR="0020256D" w:rsidRDefault="00000000">
            <w:pPr>
              <w:pStyle w:val="Compact"/>
            </w:pPr>
            <w:r>
              <w:t>0.0</w:t>
            </w:r>
          </w:p>
        </w:tc>
        <w:tc>
          <w:tcPr>
            <w:tcW w:w="0" w:type="auto"/>
          </w:tcPr>
          <w:p w14:paraId="652034A3" w14:textId="77777777" w:rsidR="0020256D" w:rsidRDefault="00000000">
            <w:pPr>
              <w:pStyle w:val="Compact"/>
            </w:pPr>
            <w:r>
              <w:t>21.33</w:t>
            </w:r>
          </w:p>
        </w:tc>
      </w:tr>
      <w:tr w:rsidR="0020256D" w14:paraId="3E506B4F" w14:textId="77777777">
        <w:tc>
          <w:tcPr>
            <w:tcW w:w="0" w:type="auto"/>
          </w:tcPr>
          <w:p w14:paraId="7A4ED88E" w14:textId="77777777" w:rsidR="0020256D" w:rsidRDefault="00000000">
            <w:pPr>
              <w:pStyle w:val="Compact"/>
            </w:pPr>
            <w:r>
              <w:t>14</w:t>
            </w:r>
          </w:p>
        </w:tc>
        <w:tc>
          <w:tcPr>
            <w:tcW w:w="0" w:type="auto"/>
          </w:tcPr>
          <w:p w14:paraId="3DD6B453" w14:textId="77777777" w:rsidR="0020256D" w:rsidRDefault="00000000">
            <w:pPr>
              <w:pStyle w:val="Compact"/>
            </w:pPr>
            <w:r>
              <w:t>-</w:t>
            </w:r>
          </w:p>
        </w:tc>
        <w:tc>
          <w:tcPr>
            <w:tcW w:w="0" w:type="auto"/>
          </w:tcPr>
          <w:p w14:paraId="70D0ADFD" w14:textId="77777777" w:rsidR="0020256D" w:rsidRDefault="00000000">
            <w:pPr>
              <w:pStyle w:val="Compact"/>
            </w:pPr>
            <w:r>
              <w:t>13</w:t>
            </w:r>
          </w:p>
        </w:tc>
        <w:tc>
          <w:tcPr>
            <w:tcW w:w="0" w:type="auto"/>
          </w:tcPr>
          <w:p w14:paraId="10AFBAF3" w14:textId="77777777" w:rsidR="0020256D" w:rsidRDefault="00000000">
            <w:pPr>
              <w:pStyle w:val="Compact"/>
            </w:pPr>
            <w:r>
              <w:t>1</w:t>
            </w:r>
          </w:p>
        </w:tc>
        <w:tc>
          <w:tcPr>
            <w:tcW w:w="0" w:type="auto"/>
          </w:tcPr>
          <w:p w14:paraId="40A3AF74" w14:textId="77777777" w:rsidR="0020256D" w:rsidRDefault="00000000">
            <w:pPr>
              <w:pStyle w:val="Compact"/>
            </w:pPr>
            <w:r>
              <w:t>20</w:t>
            </w:r>
          </w:p>
        </w:tc>
        <w:tc>
          <w:tcPr>
            <w:tcW w:w="0" w:type="auto"/>
          </w:tcPr>
          <w:p w14:paraId="628ED14D" w14:textId="77777777" w:rsidR="0020256D" w:rsidRDefault="00000000">
            <w:pPr>
              <w:pStyle w:val="Compact"/>
            </w:pPr>
            <w:r>
              <w:t>16</w:t>
            </w:r>
          </w:p>
        </w:tc>
        <w:tc>
          <w:tcPr>
            <w:tcW w:w="0" w:type="auto"/>
          </w:tcPr>
          <w:p w14:paraId="1C0060D9" w14:textId="77777777" w:rsidR="0020256D" w:rsidRDefault="00000000">
            <w:pPr>
              <w:pStyle w:val="Compact"/>
            </w:pPr>
            <w:r>
              <w:t>10</w:t>
            </w:r>
          </w:p>
        </w:tc>
        <w:tc>
          <w:tcPr>
            <w:tcW w:w="0" w:type="auto"/>
          </w:tcPr>
          <w:p w14:paraId="5590318F" w14:textId="77777777" w:rsidR="0020256D" w:rsidRDefault="00000000">
            <w:pPr>
              <w:pStyle w:val="Compact"/>
            </w:pPr>
            <w:r>
              <w:t>0</w:t>
            </w:r>
          </w:p>
        </w:tc>
        <w:tc>
          <w:tcPr>
            <w:tcW w:w="0" w:type="auto"/>
          </w:tcPr>
          <w:p w14:paraId="17CA14CB" w14:textId="77777777" w:rsidR="0020256D" w:rsidRDefault="00000000">
            <w:pPr>
              <w:pStyle w:val="Compact"/>
            </w:pPr>
            <w:r>
              <w:t>60</w:t>
            </w:r>
          </w:p>
        </w:tc>
        <w:tc>
          <w:tcPr>
            <w:tcW w:w="0" w:type="auto"/>
          </w:tcPr>
          <w:p w14:paraId="3E8C5B0E" w14:textId="77777777" w:rsidR="0020256D" w:rsidRDefault="00000000">
            <w:pPr>
              <w:pStyle w:val="Compact"/>
            </w:pPr>
            <w:r>
              <w:t>-</w:t>
            </w:r>
          </w:p>
        </w:tc>
        <w:tc>
          <w:tcPr>
            <w:tcW w:w="0" w:type="auto"/>
          </w:tcPr>
          <w:p w14:paraId="298E017A" w14:textId="77777777" w:rsidR="0020256D" w:rsidRDefault="00000000">
            <w:pPr>
              <w:pStyle w:val="Compact"/>
            </w:pPr>
            <w:r>
              <w:t>2.49</w:t>
            </w:r>
          </w:p>
        </w:tc>
        <w:tc>
          <w:tcPr>
            <w:tcW w:w="0" w:type="auto"/>
          </w:tcPr>
          <w:p w14:paraId="47DB738C" w14:textId="77777777" w:rsidR="0020256D" w:rsidRDefault="00000000">
            <w:pPr>
              <w:pStyle w:val="Compact"/>
            </w:pPr>
            <w:r>
              <w:t>0.45</w:t>
            </w:r>
          </w:p>
        </w:tc>
        <w:tc>
          <w:tcPr>
            <w:tcW w:w="0" w:type="auto"/>
          </w:tcPr>
          <w:p w14:paraId="48EC8D9D" w14:textId="77777777" w:rsidR="0020256D" w:rsidRDefault="00000000">
            <w:pPr>
              <w:pStyle w:val="Compact"/>
            </w:pPr>
            <w:r>
              <w:t>6.7</w:t>
            </w:r>
          </w:p>
        </w:tc>
        <w:tc>
          <w:tcPr>
            <w:tcW w:w="0" w:type="auto"/>
          </w:tcPr>
          <w:p w14:paraId="36018C03" w14:textId="77777777" w:rsidR="0020256D" w:rsidRDefault="00000000">
            <w:pPr>
              <w:pStyle w:val="Compact"/>
            </w:pPr>
            <w:r>
              <w:t>8.46</w:t>
            </w:r>
          </w:p>
        </w:tc>
        <w:tc>
          <w:tcPr>
            <w:tcW w:w="0" w:type="auto"/>
          </w:tcPr>
          <w:p w14:paraId="74652FF8" w14:textId="77777777" w:rsidR="0020256D" w:rsidRDefault="00000000">
            <w:pPr>
              <w:pStyle w:val="Compact"/>
            </w:pPr>
            <w:r>
              <w:t>1.46</w:t>
            </w:r>
          </w:p>
        </w:tc>
        <w:tc>
          <w:tcPr>
            <w:tcW w:w="0" w:type="auto"/>
          </w:tcPr>
          <w:p w14:paraId="68EE37F9" w14:textId="77777777" w:rsidR="0020256D" w:rsidRDefault="00000000">
            <w:pPr>
              <w:pStyle w:val="Compact"/>
            </w:pPr>
            <w:r>
              <w:t>0.0</w:t>
            </w:r>
          </w:p>
        </w:tc>
        <w:tc>
          <w:tcPr>
            <w:tcW w:w="0" w:type="auto"/>
          </w:tcPr>
          <w:p w14:paraId="15E64777" w14:textId="77777777" w:rsidR="0020256D" w:rsidRDefault="00000000">
            <w:pPr>
              <w:pStyle w:val="Compact"/>
            </w:pPr>
            <w:r>
              <w:t>3.11</w:t>
            </w:r>
          </w:p>
        </w:tc>
      </w:tr>
      <w:tr w:rsidR="0020256D" w14:paraId="3C5C171B" w14:textId="77777777">
        <w:tc>
          <w:tcPr>
            <w:tcW w:w="0" w:type="auto"/>
          </w:tcPr>
          <w:p w14:paraId="2E318FB1" w14:textId="77777777" w:rsidR="0020256D" w:rsidRDefault="00000000">
            <w:pPr>
              <w:pStyle w:val="Compact"/>
            </w:pPr>
            <w:r>
              <w:t>15</w:t>
            </w:r>
          </w:p>
        </w:tc>
        <w:tc>
          <w:tcPr>
            <w:tcW w:w="0" w:type="auto"/>
          </w:tcPr>
          <w:p w14:paraId="3E62328C" w14:textId="77777777" w:rsidR="0020256D" w:rsidRDefault="00000000">
            <w:pPr>
              <w:pStyle w:val="Compact"/>
            </w:pPr>
            <w:r>
              <w:t>-</w:t>
            </w:r>
          </w:p>
        </w:tc>
        <w:tc>
          <w:tcPr>
            <w:tcW w:w="0" w:type="auto"/>
          </w:tcPr>
          <w:p w14:paraId="5839F601" w14:textId="77777777" w:rsidR="0020256D" w:rsidRDefault="00000000">
            <w:pPr>
              <w:pStyle w:val="Compact"/>
            </w:pPr>
            <w:r>
              <w:t>1</w:t>
            </w:r>
          </w:p>
        </w:tc>
        <w:tc>
          <w:tcPr>
            <w:tcW w:w="0" w:type="auto"/>
          </w:tcPr>
          <w:p w14:paraId="429F79B3" w14:textId="77777777" w:rsidR="0020256D" w:rsidRDefault="00000000">
            <w:pPr>
              <w:pStyle w:val="Compact"/>
            </w:pPr>
            <w:r>
              <w:t>1</w:t>
            </w:r>
          </w:p>
        </w:tc>
        <w:tc>
          <w:tcPr>
            <w:tcW w:w="0" w:type="auto"/>
          </w:tcPr>
          <w:p w14:paraId="7B0CB319" w14:textId="77777777" w:rsidR="0020256D" w:rsidRDefault="00000000">
            <w:pPr>
              <w:pStyle w:val="Compact"/>
            </w:pPr>
            <w:r>
              <w:t>3</w:t>
            </w:r>
          </w:p>
        </w:tc>
        <w:tc>
          <w:tcPr>
            <w:tcW w:w="0" w:type="auto"/>
          </w:tcPr>
          <w:p w14:paraId="313FB594" w14:textId="77777777" w:rsidR="0020256D" w:rsidRDefault="00000000">
            <w:pPr>
              <w:pStyle w:val="Compact"/>
            </w:pPr>
            <w:r>
              <w:t>7</w:t>
            </w:r>
          </w:p>
        </w:tc>
        <w:tc>
          <w:tcPr>
            <w:tcW w:w="0" w:type="auto"/>
          </w:tcPr>
          <w:p w14:paraId="7425AD07" w14:textId="77777777" w:rsidR="0020256D" w:rsidRDefault="00000000">
            <w:pPr>
              <w:pStyle w:val="Compact"/>
            </w:pPr>
            <w:r>
              <w:t>6</w:t>
            </w:r>
          </w:p>
        </w:tc>
        <w:tc>
          <w:tcPr>
            <w:tcW w:w="0" w:type="auto"/>
          </w:tcPr>
          <w:p w14:paraId="646BE392" w14:textId="77777777" w:rsidR="0020256D" w:rsidRDefault="00000000">
            <w:pPr>
              <w:pStyle w:val="Compact"/>
            </w:pPr>
            <w:r>
              <w:t>0</w:t>
            </w:r>
          </w:p>
        </w:tc>
        <w:tc>
          <w:tcPr>
            <w:tcW w:w="0" w:type="auto"/>
          </w:tcPr>
          <w:p w14:paraId="1A0645F6" w14:textId="77777777" w:rsidR="0020256D" w:rsidRDefault="00000000">
            <w:pPr>
              <w:pStyle w:val="Compact"/>
            </w:pPr>
            <w:r>
              <w:t>18</w:t>
            </w:r>
          </w:p>
        </w:tc>
        <w:tc>
          <w:tcPr>
            <w:tcW w:w="0" w:type="auto"/>
          </w:tcPr>
          <w:p w14:paraId="7DB6B3BF" w14:textId="77777777" w:rsidR="0020256D" w:rsidRDefault="00000000">
            <w:pPr>
              <w:pStyle w:val="Compact"/>
            </w:pPr>
            <w:r>
              <w:t>-</w:t>
            </w:r>
          </w:p>
        </w:tc>
        <w:tc>
          <w:tcPr>
            <w:tcW w:w="0" w:type="auto"/>
          </w:tcPr>
          <w:p w14:paraId="651AAE3B" w14:textId="77777777" w:rsidR="0020256D" w:rsidRDefault="00000000">
            <w:pPr>
              <w:pStyle w:val="Compact"/>
            </w:pPr>
            <w:r>
              <w:t>0.24</w:t>
            </w:r>
          </w:p>
        </w:tc>
        <w:tc>
          <w:tcPr>
            <w:tcW w:w="0" w:type="auto"/>
          </w:tcPr>
          <w:p w14:paraId="4B9AF369" w14:textId="77777777" w:rsidR="0020256D" w:rsidRDefault="00000000">
            <w:pPr>
              <w:pStyle w:val="Compact"/>
            </w:pPr>
            <w:r>
              <w:t>0.65</w:t>
            </w:r>
          </w:p>
        </w:tc>
        <w:tc>
          <w:tcPr>
            <w:tcW w:w="0" w:type="auto"/>
          </w:tcPr>
          <w:p w14:paraId="1278E527" w14:textId="77777777" w:rsidR="0020256D" w:rsidRDefault="00000000">
            <w:pPr>
              <w:pStyle w:val="Compact"/>
            </w:pPr>
            <w:r>
              <w:t>1.46</w:t>
            </w:r>
          </w:p>
        </w:tc>
        <w:tc>
          <w:tcPr>
            <w:tcW w:w="0" w:type="auto"/>
          </w:tcPr>
          <w:p w14:paraId="42FBD31F" w14:textId="77777777" w:rsidR="0020256D" w:rsidRDefault="00000000">
            <w:pPr>
              <w:pStyle w:val="Compact"/>
            </w:pPr>
            <w:r>
              <w:t>32.96</w:t>
            </w:r>
          </w:p>
        </w:tc>
        <w:tc>
          <w:tcPr>
            <w:tcW w:w="0" w:type="auto"/>
          </w:tcPr>
          <w:p w14:paraId="51DF30D1" w14:textId="77777777" w:rsidR="0020256D" w:rsidRDefault="00000000">
            <w:pPr>
              <w:pStyle w:val="Compact"/>
            </w:pPr>
            <w:r>
              <w:t>1.25</w:t>
            </w:r>
          </w:p>
        </w:tc>
        <w:tc>
          <w:tcPr>
            <w:tcW w:w="0" w:type="auto"/>
          </w:tcPr>
          <w:p w14:paraId="7A60929F" w14:textId="77777777" w:rsidR="0020256D" w:rsidRDefault="00000000">
            <w:pPr>
              <w:pStyle w:val="Compact"/>
            </w:pPr>
            <w:r>
              <w:t>0.0</w:t>
            </w:r>
          </w:p>
        </w:tc>
        <w:tc>
          <w:tcPr>
            <w:tcW w:w="0" w:type="auto"/>
          </w:tcPr>
          <w:p w14:paraId="65E5CFA7" w14:textId="77777777" w:rsidR="0020256D" w:rsidRDefault="00000000">
            <w:pPr>
              <w:pStyle w:val="Compact"/>
            </w:pPr>
            <w:r>
              <w:t>1.41</w:t>
            </w:r>
          </w:p>
        </w:tc>
      </w:tr>
      <w:tr w:rsidR="0020256D" w14:paraId="58DD83EA" w14:textId="77777777">
        <w:tc>
          <w:tcPr>
            <w:tcW w:w="0" w:type="auto"/>
          </w:tcPr>
          <w:p w14:paraId="33EF2DB1" w14:textId="77777777" w:rsidR="0020256D" w:rsidRDefault="00000000">
            <w:pPr>
              <w:pStyle w:val="Compact"/>
            </w:pPr>
            <w:r>
              <w:t>16</w:t>
            </w:r>
          </w:p>
        </w:tc>
        <w:tc>
          <w:tcPr>
            <w:tcW w:w="0" w:type="auto"/>
          </w:tcPr>
          <w:p w14:paraId="79B8B2B1" w14:textId="77777777" w:rsidR="0020256D" w:rsidRDefault="00000000">
            <w:pPr>
              <w:pStyle w:val="Compact"/>
            </w:pPr>
            <w:r>
              <w:t>-</w:t>
            </w:r>
          </w:p>
        </w:tc>
        <w:tc>
          <w:tcPr>
            <w:tcW w:w="0" w:type="auto"/>
          </w:tcPr>
          <w:p w14:paraId="3DAC36DF" w14:textId="77777777" w:rsidR="0020256D" w:rsidRDefault="00000000">
            <w:pPr>
              <w:pStyle w:val="Compact"/>
            </w:pPr>
            <w:r>
              <w:t>5</w:t>
            </w:r>
          </w:p>
        </w:tc>
        <w:tc>
          <w:tcPr>
            <w:tcW w:w="0" w:type="auto"/>
          </w:tcPr>
          <w:p w14:paraId="12C1EB8C" w14:textId="77777777" w:rsidR="0020256D" w:rsidRDefault="00000000">
            <w:pPr>
              <w:pStyle w:val="Compact"/>
            </w:pPr>
            <w:r>
              <w:t>0</w:t>
            </w:r>
          </w:p>
        </w:tc>
        <w:tc>
          <w:tcPr>
            <w:tcW w:w="0" w:type="auto"/>
          </w:tcPr>
          <w:p w14:paraId="347607DE" w14:textId="77777777" w:rsidR="0020256D" w:rsidRDefault="00000000">
            <w:pPr>
              <w:pStyle w:val="Compact"/>
            </w:pPr>
            <w:r>
              <w:t>9</w:t>
            </w:r>
          </w:p>
        </w:tc>
        <w:tc>
          <w:tcPr>
            <w:tcW w:w="0" w:type="auto"/>
          </w:tcPr>
          <w:p w14:paraId="2F18975B" w14:textId="77777777" w:rsidR="0020256D" w:rsidRDefault="00000000">
            <w:pPr>
              <w:pStyle w:val="Compact"/>
            </w:pPr>
            <w:r>
              <w:t>12</w:t>
            </w:r>
          </w:p>
        </w:tc>
        <w:tc>
          <w:tcPr>
            <w:tcW w:w="0" w:type="auto"/>
          </w:tcPr>
          <w:p w14:paraId="5D735161" w14:textId="77777777" w:rsidR="0020256D" w:rsidRDefault="00000000">
            <w:pPr>
              <w:pStyle w:val="Compact"/>
            </w:pPr>
            <w:r>
              <w:t>0</w:t>
            </w:r>
          </w:p>
        </w:tc>
        <w:tc>
          <w:tcPr>
            <w:tcW w:w="0" w:type="auto"/>
          </w:tcPr>
          <w:p w14:paraId="2C05CF7B" w14:textId="77777777" w:rsidR="0020256D" w:rsidRDefault="00000000">
            <w:pPr>
              <w:pStyle w:val="Compact"/>
            </w:pPr>
            <w:r>
              <w:t>0</w:t>
            </w:r>
          </w:p>
        </w:tc>
        <w:tc>
          <w:tcPr>
            <w:tcW w:w="0" w:type="auto"/>
          </w:tcPr>
          <w:p w14:paraId="75F561F8" w14:textId="77777777" w:rsidR="0020256D" w:rsidRDefault="00000000">
            <w:pPr>
              <w:pStyle w:val="Compact"/>
            </w:pPr>
            <w:r>
              <w:t>26</w:t>
            </w:r>
          </w:p>
        </w:tc>
        <w:tc>
          <w:tcPr>
            <w:tcW w:w="0" w:type="auto"/>
          </w:tcPr>
          <w:p w14:paraId="61BC6173" w14:textId="77777777" w:rsidR="0020256D" w:rsidRDefault="00000000">
            <w:pPr>
              <w:pStyle w:val="Compact"/>
            </w:pPr>
            <w:r>
              <w:t>-</w:t>
            </w:r>
          </w:p>
        </w:tc>
        <w:tc>
          <w:tcPr>
            <w:tcW w:w="0" w:type="auto"/>
          </w:tcPr>
          <w:p w14:paraId="12F36A72" w14:textId="77777777" w:rsidR="0020256D" w:rsidRDefault="00000000">
            <w:pPr>
              <w:pStyle w:val="Compact"/>
            </w:pPr>
            <w:r>
              <w:t>0.91</w:t>
            </w:r>
          </w:p>
        </w:tc>
        <w:tc>
          <w:tcPr>
            <w:tcW w:w="0" w:type="auto"/>
          </w:tcPr>
          <w:p w14:paraId="1F475FF2" w14:textId="77777777" w:rsidR="0020256D" w:rsidRDefault="00000000">
            <w:pPr>
              <w:pStyle w:val="Compact"/>
            </w:pPr>
            <w:r>
              <w:t>0.0</w:t>
            </w:r>
          </w:p>
        </w:tc>
        <w:tc>
          <w:tcPr>
            <w:tcW w:w="0" w:type="auto"/>
          </w:tcPr>
          <w:p w14:paraId="10389A2A" w14:textId="77777777" w:rsidR="0020256D" w:rsidRDefault="00000000">
            <w:pPr>
              <w:pStyle w:val="Compact"/>
            </w:pPr>
            <w:r>
              <w:t>3.54</w:t>
            </w:r>
          </w:p>
        </w:tc>
        <w:tc>
          <w:tcPr>
            <w:tcW w:w="0" w:type="auto"/>
          </w:tcPr>
          <w:p w14:paraId="667EE92A" w14:textId="77777777" w:rsidR="0020256D" w:rsidRDefault="00000000">
            <w:pPr>
              <w:pStyle w:val="Compact"/>
            </w:pPr>
            <w:r>
              <w:t>5.01</w:t>
            </w:r>
          </w:p>
        </w:tc>
        <w:tc>
          <w:tcPr>
            <w:tcW w:w="0" w:type="auto"/>
          </w:tcPr>
          <w:p w14:paraId="2DC3DB08" w14:textId="77777777" w:rsidR="0020256D" w:rsidRDefault="00000000">
            <w:pPr>
              <w:pStyle w:val="Compact"/>
            </w:pPr>
            <w:r>
              <w:t>0.0</w:t>
            </w:r>
          </w:p>
        </w:tc>
        <w:tc>
          <w:tcPr>
            <w:tcW w:w="0" w:type="auto"/>
          </w:tcPr>
          <w:p w14:paraId="4DB69587" w14:textId="77777777" w:rsidR="0020256D" w:rsidRDefault="00000000">
            <w:pPr>
              <w:pStyle w:val="Compact"/>
            </w:pPr>
            <w:r>
              <w:t>0.0</w:t>
            </w:r>
          </w:p>
        </w:tc>
        <w:tc>
          <w:tcPr>
            <w:tcW w:w="0" w:type="auto"/>
          </w:tcPr>
          <w:p w14:paraId="70932ACA" w14:textId="77777777" w:rsidR="0020256D" w:rsidRDefault="00000000">
            <w:pPr>
              <w:pStyle w:val="Compact"/>
            </w:pPr>
            <w:r>
              <w:t>1.39</w:t>
            </w:r>
          </w:p>
        </w:tc>
      </w:tr>
      <w:tr w:rsidR="0020256D" w14:paraId="23C0D2D1" w14:textId="77777777">
        <w:tc>
          <w:tcPr>
            <w:tcW w:w="0" w:type="auto"/>
          </w:tcPr>
          <w:p w14:paraId="451A7DA7" w14:textId="77777777" w:rsidR="0020256D" w:rsidRDefault="00000000">
            <w:pPr>
              <w:pStyle w:val="Compact"/>
            </w:pPr>
            <w:r>
              <w:t>17</w:t>
            </w:r>
          </w:p>
        </w:tc>
        <w:tc>
          <w:tcPr>
            <w:tcW w:w="0" w:type="auto"/>
          </w:tcPr>
          <w:p w14:paraId="24533AC0" w14:textId="77777777" w:rsidR="0020256D" w:rsidRDefault="00000000">
            <w:pPr>
              <w:pStyle w:val="Compact"/>
            </w:pPr>
            <w:r>
              <w:t>-</w:t>
            </w:r>
          </w:p>
        </w:tc>
        <w:tc>
          <w:tcPr>
            <w:tcW w:w="0" w:type="auto"/>
          </w:tcPr>
          <w:p w14:paraId="28018B61" w14:textId="77777777" w:rsidR="0020256D" w:rsidRDefault="00000000">
            <w:pPr>
              <w:pStyle w:val="Compact"/>
            </w:pPr>
            <w:r>
              <w:t>16</w:t>
            </w:r>
          </w:p>
        </w:tc>
        <w:tc>
          <w:tcPr>
            <w:tcW w:w="0" w:type="auto"/>
          </w:tcPr>
          <w:p w14:paraId="5E4CC17B" w14:textId="77777777" w:rsidR="0020256D" w:rsidRDefault="00000000">
            <w:pPr>
              <w:pStyle w:val="Compact"/>
            </w:pPr>
            <w:r>
              <w:t>0</w:t>
            </w:r>
          </w:p>
        </w:tc>
        <w:tc>
          <w:tcPr>
            <w:tcW w:w="0" w:type="auto"/>
          </w:tcPr>
          <w:p w14:paraId="41A78332" w14:textId="77777777" w:rsidR="0020256D" w:rsidRDefault="00000000">
            <w:pPr>
              <w:pStyle w:val="Compact"/>
            </w:pPr>
            <w:r>
              <w:t>1</w:t>
            </w:r>
          </w:p>
        </w:tc>
        <w:tc>
          <w:tcPr>
            <w:tcW w:w="0" w:type="auto"/>
          </w:tcPr>
          <w:p w14:paraId="5260E423" w14:textId="77777777" w:rsidR="0020256D" w:rsidRDefault="00000000">
            <w:pPr>
              <w:pStyle w:val="Compact"/>
            </w:pPr>
            <w:r>
              <w:t>11</w:t>
            </w:r>
          </w:p>
        </w:tc>
        <w:tc>
          <w:tcPr>
            <w:tcW w:w="0" w:type="auto"/>
          </w:tcPr>
          <w:p w14:paraId="6A1CFDC9" w14:textId="77777777" w:rsidR="0020256D" w:rsidRDefault="00000000">
            <w:pPr>
              <w:pStyle w:val="Compact"/>
            </w:pPr>
            <w:r>
              <w:t>7</w:t>
            </w:r>
          </w:p>
        </w:tc>
        <w:tc>
          <w:tcPr>
            <w:tcW w:w="0" w:type="auto"/>
          </w:tcPr>
          <w:p w14:paraId="7540F783" w14:textId="77777777" w:rsidR="0020256D" w:rsidRDefault="00000000">
            <w:pPr>
              <w:pStyle w:val="Compact"/>
            </w:pPr>
            <w:r>
              <w:t>0</w:t>
            </w:r>
          </w:p>
        </w:tc>
        <w:tc>
          <w:tcPr>
            <w:tcW w:w="0" w:type="auto"/>
          </w:tcPr>
          <w:p w14:paraId="58644138" w14:textId="77777777" w:rsidR="0020256D" w:rsidRDefault="00000000">
            <w:pPr>
              <w:pStyle w:val="Compact"/>
            </w:pPr>
            <w:r>
              <w:t>35</w:t>
            </w:r>
          </w:p>
        </w:tc>
        <w:tc>
          <w:tcPr>
            <w:tcW w:w="0" w:type="auto"/>
          </w:tcPr>
          <w:p w14:paraId="1926D916" w14:textId="77777777" w:rsidR="0020256D" w:rsidRDefault="00000000">
            <w:pPr>
              <w:pStyle w:val="Compact"/>
            </w:pPr>
            <w:r>
              <w:t>-</w:t>
            </w:r>
          </w:p>
        </w:tc>
        <w:tc>
          <w:tcPr>
            <w:tcW w:w="0" w:type="auto"/>
          </w:tcPr>
          <w:p w14:paraId="0262EF5F" w14:textId="77777777" w:rsidR="0020256D" w:rsidRDefault="00000000">
            <w:pPr>
              <w:pStyle w:val="Compact"/>
            </w:pPr>
            <w:r>
              <w:t>1.85</w:t>
            </w:r>
          </w:p>
        </w:tc>
        <w:tc>
          <w:tcPr>
            <w:tcW w:w="0" w:type="auto"/>
          </w:tcPr>
          <w:p w14:paraId="2885C2D7" w14:textId="77777777" w:rsidR="0020256D" w:rsidRDefault="00000000">
            <w:pPr>
              <w:pStyle w:val="Compact"/>
            </w:pPr>
            <w:r>
              <w:t>0.0</w:t>
            </w:r>
          </w:p>
        </w:tc>
        <w:tc>
          <w:tcPr>
            <w:tcW w:w="0" w:type="auto"/>
          </w:tcPr>
          <w:p w14:paraId="2E9075D8" w14:textId="77777777" w:rsidR="0020256D" w:rsidRDefault="00000000">
            <w:pPr>
              <w:pStyle w:val="Compact"/>
            </w:pPr>
            <w:r>
              <w:t>0.31</w:t>
            </w:r>
          </w:p>
        </w:tc>
        <w:tc>
          <w:tcPr>
            <w:tcW w:w="0" w:type="auto"/>
          </w:tcPr>
          <w:p w14:paraId="7705B1BD" w14:textId="77777777" w:rsidR="0020256D" w:rsidRDefault="00000000">
            <w:pPr>
              <w:pStyle w:val="Compact"/>
            </w:pPr>
            <w:r>
              <w:t>3.42</w:t>
            </w:r>
          </w:p>
        </w:tc>
        <w:tc>
          <w:tcPr>
            <w:tcW w:w="0" w:type="auto"/>
          </w:tcPr>
          <w:p w14:paraId="30808A6F" w14:textId="77777777" w:rsidR="0020256D" w:rsidRDefault="00000000">
            <w:pPr>
              <w:pStyle w:val="Compact"/>
            </w:pPr>
            <w:r>
              <w:t>1.35</w:t>
            </w:r>
          </w:p>
        </w:tc>
        <w:tc>
          <w:tcPr>
            <w:tcW w:w="0" w:type="auto"/>
          </w:tcPr>
          <w:p w14:paraId="4E4B9805" w14:textId="77777777" w:rsidR="0020256D" w:rsidRDefault="00000000">
            <w:pPr>
              <w:pStyle w:val="Compact"/>
            </w:pPr>
            <w:r>
              <w:t>0.0</w:t>
            </w:r>
          </w:p>
        </w:tc>
        <w:tc>
          <w:tcPr>
            <w:tcW w:w="0" w:type="auto"/>
          </w:tcPr>
          <w:p w14:paraId="4513CD89" w14:textId="77777777" w:rsidR="0020256D" w:rsidRDefault="00000000">
            <w:pPr>
              <w:pStyle w:val="Compact"/>
            </w:pPr>
            <w:r>
              <w:t>1.43</w:t>
            </w:r>
          </w:p>
        </w:tc>
      </w:tr>
      <w:tr w:rsidR="0020256D" w14:paraId="621D6E6A" w14:textId="77777777">
        <w:tc>
          <w:tcPr>
            <w:tcW w:w="0" w:type="auto"/>
          </w:tcPr>
          <w:p w14:paraId="376471CB" w14:textId="77777777" w:rsidR="0020256D" w:rsidRDefault="00000000">
            <w:pPr>
              <w:pStyle w:val="Compact"/>
            </w:pPr>
            <w:r>
              <w:t>18</w:t>
            </w:r>
          </w:p>
        </w:tc>
        <w:tc>
          <w:tcPr>
            <w:tcW w:w="0" w:type="auto"/>
          </w:tcPr>
          <w:p w14:paraId="236E58BB" w14:textId="77777777" w:rsidR="0020256D" w:rsidRDefault="00000000">
            <w:pPr>
              <w:pStyle w:val="Compact"/>
            </w:pPr>
            <w:r>
              <w:t>-</w:t>
            </w:r>
          </w:p>
        </w:tc>
        <w:tc>
          <w:tcPr>
            <w:tcW w:w="0" w:type="auto"/>
          </w:tcPr>
          <w:p w14:paraId="5B4ECB8F" w14:textId="77777777" w:rsidR="0020256D" w:rsidRDefault="00000000">
            <w:pPr>
              <w:pStyle w:val="Compact"/>
            </w:pPr>
            <w:r>
              <w:t>17</w:t>
            </w:r>
          </w:p>
        </w:tc>
        <w:tc>
          <w:tcPr>
            <w:tcW w:w="0" w:type="auto"/>
          </w:tcPr>
          <w:p w14:paraId="78E40DAE" w14:textId="77777777" w:rsidR="0020256D" w:rsidRDefault="00000000">
            <w:pPr>
              <w:pStyle w:val="Compact"/>
            </w:pPr>
            <w:r>
              <w:t>0</w:t>
            </w:r>
          </w:p>
        </w:tc>
        <w:tc>
          <w:tcPr>
            <w:tcW w:w="0" w:type="auto"/>
          </w:tcPr>
          <w:p w14:paraId="5FEDB928" w14:textId="77777777" w:rsidR="0020256D" w:rsidRDefault="00000000">
            <w:pPr>
              <w:pStyle w:val="Compact"/>
            </w:pPr>
            <w:r>
              <w:t>14</w:t>
            </w:r>
          </w:p>
        </w:tc>
        <w:tc>
          <w:tcPr>
            <w:tcW w:w="0" w:type="auto"/>
          </w:tcPr>
          <w:p w14:paraId="3DE51191" w14:textId="77777777" w:rsidR="0020256D" w:rsidRDefault="00000000">
            <w:pPr>
              <w:pStyle w:val="Compact"/>
            </w:pPr>
            <w:r>
              <w:t>30</w:t>
            </w:r>
          </w:p>
        </w:tc>
        <w:tc>
          <w:tcPr>
            <w:tcW w:w="0" w:type="auto"/>
          </w:tcPr>
          <w:p w14:paraId="17DFBFF2" w14:textId="77777777" w:rsidR="0020256D" w:rsidRDefault="00000000">
            <w:pPr>
              <w:pStyle w:val="Compact"/>
            </w:pPr>
            <w:r>
              <w:t>5</w:t>
            </w:r>
          </w:p>
        </w:tc>
        <w:tc>
          <w:tcPr>
            <w:tcW w:w="0" w:type="auto"/>
          </w:tcPr>
          <w:p w14:paraId="7DD35956" w14:textId="77777777" w:rsidR="0020256D" w:rsidRDefault="00000000">
            <w:pPr>
              <w:pStyle w:val="Compact"/>
            </w:pPr>
            <w:r>
              <w:t>1</w:t>
            </w:r>
          </w:p>
        </w:tc>
        <w:tc>
          <w:tcPr>
            <w:tcW w:w="0" w:type="auto"/>
          </w:tcPr>
          <w:p w14:paraId="301741D0" w14:textId="77777777" w:rsidR="0020256D" w:rsidRDefault="00000000">
            <w:pPr>
              <w:pStyle w:val="Compact"/>
            </w:pPr>
            <w:r>
              <w:t>67</w:t>
            </w:r>
          </w:p>
        </w:tc>
        <w:tc>
          <w:tcPr>
            <w:tcW w:w="0" w:type="auto"/>
          </w:tcPr>
          <w:p w14:paraId="07448EED" w14:textId="77777777" w:rsidR="0020256D" w:rsidRDefault="00000000">
            <w:pPr>
              <w:pStyle w:val="Compact"/>
            </w:pPr>
            <w:r>
              <w:t>-</w:t>
            </w:r>
          </w:p>
        </w:tc>
        <w:tc>
          <w:tcPr>
            <w:tcW w:w="0" w:type="auto"/>
          </w:tcPr>
          <w:p w14:paraId="6C2BBCB6" w14:textId="77777777" w:rsidR="0020256D" w:rsidRDefault="00000000">
            <w:pPr>
              <w:pStyle w:val="Compact"/>
            </w:pPr>
            <w:r>
              <w:t>2.05</w:t>
            </w:r>
          </w:p>
        </w:tc>
        <w:tc>
          <w:tcPr>
            <w:tcW w:w="0" w:type="auto"/>
          </w:tcPr>
          <w:p w14:paraId="64F38F2C" w14:textId="77777777" w:rsidR="0020256D" w:rsidRDefault="00000000">
            <w:pPr>
              <w:pStyle w:val="Compact"/>
            </w:pPr>
            <w:r>
              <w:t>0.0</w:t>
            </w:r>
          </w:p>
        </w:tc>
        <w:tc>
          <w:tcPr>
            <w:tcW w:w="0" w:type="auto"/>
          </w:tcPr>
          <w:p w14:paraId="6EC86AF7" w14:textId="77777777" w:rsidR="0020256D" w:rsidRDefault="00000000">
            <w:pPr>
              <w:pStyle w:val="Compact"/>
            </w:pPr>
            <w:r>
              <w:t>4.16</w:t>
            </w:r>
          </w:p>
        </w:tc>
        <w:tc>
          <w:tcPr>
            <w:tcW w:w="0" w:type="auto"/>
          </w:tcPr>
          <w:p w14:paraId="19BC79B9" w14:textId="77777777" w:rsidR="0020256D" w:rsidRDefault="00000000">
            <w:pPr>
              <w:pStyle w:val="Compact"/>
            </w:pPr>
            <w:r>
              <w:t>10.11</w:t>
            </w:r>
          </w:p>
        </w:tc>
        <w:tc>
          <w:tcPr>
            <w:tcW w:w="0" w:type="auto"/>
          </w:tcPr>
          <w:p w14:paraId="6E966893" w14:textId="77777777" w:rsidR="0020256D" w:rsidRDefault="00000000">
            <w:pPr>
              <w:pStyle w:val="Compact"/>
            </w:pPr>
            <w:r>
              <w:t>0.81</w:t>
            </w:r>
          </w:p>
        </w:tc>
        <w:tc>
          <w:tcPr>
            <w:tcW w:w="0" w:type="auto"/>
          </w:tcPr>
          <w:p w14:paraId="1B36BC5A" w14:textId="77777777" w:rsidR="0020256D" w:rsidRDefault="00000000">
            <w:pPr>
              <w:pStyle w:val="Compact"/>
            </w:pPr>
            <w:r>
              <w:t>19.29</w:t>
            </w:r>
          </w:p>
        </w:tc>
        <w:tc>
          <w:tcPr>
            <w:tcW w:w="0" w:type="auto"/>
          </w:tcPr>
          <w:p w14:paraId="1DE4805F" w14:textId="77777777" w:rsidR="0020256D" w:rsidRDefault="00000000">
            <w:pPr>
              <w:pStyle w:val="Compact"/>
            </w:pPr>
            <w:r>
              <w:t>3.22</w:t>
            </w:r>
          </w:p>
        </w:tc>
      </w:tr>
      <w:tr w:rsidR="0020256D" w14:paraId="18F14349" w14:textId="77777777">
        <w:tc>
          <w:tcPr>
            <w:tcW w:w="0" w:type="auto"/>
          </w:tcPr>
          <w:p w14:paraId="1E21B14D" w14:textId="77777777" w:rsidR="0020256D" w:rsidRDefault="00000000">
            <w:pPr>
              <w:pStyle w:val="Compact"/>
            </w:pPr>
            <w:r>
              <w:t>19</w:t>
            </w:r>
          </w:p>
        </w:tc>
        <w:tc>
          <w:tcPr>
            <w:tcW w:w="0" w:type="auto"/>
          </w:tcPr>
          <w:p w14:paraId="0D9B93D1" w14:textId="77777777" w:rsidR="0020256D" w:rsidRDefault="00000000">
            <w:pPr>
              <w:pStyle w:val="Compact"/>
            </w:pPr>
            <w:r>
              <w:t>12</w:t>
            </w:r>
          </w:p>
        </w:tc>
        <w:tc>
          <w:tcPr>
            <w:tcW w:w="0" w:type="auto"/>
          </w:tcPr>
          <w:p w14:paraId="24827F49" w14:textId="77777777" w:rsidR="0020256D" w:rsidRDefault="00000000">
            <w:pPr>
              <w:pStyle w:val="Compact"/>
            </w:pPr>
            <w:r>
              <w:t>18</w:t>
            </w:r>
          </w:p>
        </w:tc>
        <w:tc>
          <w:tcPr>
            <w:tcW w:w="0" w:type="auto"/>
          </w:tcPr>
          <w:p w14:paraId="3D59DC80" w14:textId="77777777" w:rsidR="0020256D" w:rsidRDefault="00000000">
            <w:pPr>
              <w:pStyle w:val="Compact"/>
            </w:pPr>
            <w:r>
              <w:t>6</w:t>
            </w:r>
          </w:p>
        </w:tc>
        <w:tc>
          <w:tcPr>
            <w:tcW w:w="0" w:type="auto"/>
          </w:tcPr>
          <w:p w14:paraId="3B6CF131" w14:textId="77777777" w:rsidR="0020256D" w:rsidRDefault="00000000">
            <w:pPr>
              <w:pStyle w:val="Compact"/>
            </w:pPr>
            <w:r>
              <w:t>6</w:t>
            </w:r>
          </w:p>
        </w:tc>
        <w:tc>
          <w:tcPr>
            <w:tcW w:w="0" w:type="auto"/>
          </w:tcPr>
          <w:p w14:paraId="5D6DC4B5" w14:textId="77777777" w:rsidR="0020256D" w:rsidRDefault="00000000">
            <w:pPr>
              <w:pStyle w:val="Compact"/>
            </w:pPr>
            <w:r>
              <w:t>28</w:t>
            </w:r>
          </w:p>
        </w:tc>
        <w:tc>
          <w:tcPr>
            <w:tcW w:w="0" w:type="auto"/>
          </w:tcPr>
          <w:p w14:paraId="572040C6" w14:textId="77777777" w:rsidR="0020256D" w:rsidRDefault="00000000">
            <w:pPr>
              <w:pStyle w:val="Compact"/>
            </w:pPr>
            <w:r>
              <w:t>16</w:t>
            </w:r>
          </w:p>
        </w:tc>
        <w:tc>
          <w:tcPr>
            <w:tcW w:w="0" w:type="auto"/>
          </w:tcPr>
          <w:p w14:paraId="0B61D0C9" w14:textId="77777777" w:rsidR="0020256D" w:rsidRDefault="00000000">
            <w:pPr>
              <w:pStyle w:val="Compact"/>
            </w:pPr>
            <w:r>
              <w:t>4</w:t>
            </w:r>
          </w:p>
        </w:tc>
        <w:tc>
          <w:tcPr>
            <w:tcW w:w="0" w:type="auto"/>
          </w:tcPr>
          <w:p w14:paraId="4293753A" w14:textId="77777777" w:rsidR="0020256D" w:rsidRDefault="00000000">
            <w:pPr>
              <w:pStyle w:val="Compact"/>
            </w:pPr>
            <w:r>
              <w:t>90</w:t>
            </w:r>
          </w:p>
        </w:tc>
        <w:tc>
          <w:tcPr>
            <w:tcW w:w="0" w:type="auto"/>
          </w:tcPr>
          <w:p w14:paraId="2E05137A" w14:textId="77777777" w:rsidR="0020256D" w:rsidRDefault="00000000">
            <w:pPr>
              <w:pStyle w:val="Compact"/>
            </w:pPr>
            <w:r>
              <w:t>5.27</w:t>
            </w:r>
          </w:p>
        </w:tc>
        <w:tc>
          <w:tcPr>
            <w:tcW w:w="0" w:type="auto"/>
          </w:tcPr>
          <w:p w14:paraId="13C90E42" w14:textId="77777777" w:rsidR="0020256D" w:rsidRDefault="00000000">
            <w:pPr>
              <w:pStyle w:val="Compact"/>
            </w:pPr>
            <w:r>
              <w:t>2.46</w:t>
            </w:r>
          </w:p>
        </w:tc>
        <w:tc>
          <w:tcPr>
            <w:tcW w:w="0" w:type="auto"/>
          </w:tcPr>
          <w:p w14:paraId="2334B2C6" w14:textId="77777777" w:rsidR="0020256D" w:rsidRDefault="00000000">
            <w:pPr>
              <w:pStyle w:val="Compact"/>
            </w:pPr>
            <w:r>
              <w:t>2.12</w:t>
            </w:r>
          </w:p>
        </w:tc>
        <w:tc>
          <w:tcPr>
            <w:tcW w:w="0" w:type="auto"/>
          </w:tcPr>
          <w:p w14:paraId="37BB23A2" w14:textId="77777777" w:rsidR="0020256D" w:rsidRDefault="00000000">
            <w:pPr>
              <w:pStyle w:val="Compact"/>
            </w:pPr>
            <w:r>
              <w:t>2.11</w:t>
            </w:r>
          </w:p>
        </w:tc>
        <w:tc>
          <w:tcPr>
            <w:tcW w:w="0" w:type="auto"/>
          </w:tcPr>
          <w:p w14:paraId="2152BF31" w14:textId="77777777" w:rsidR="0020256D" w:rsidRDefault="00000000">
            <w:pPr>
              <w:pStyle w:val="Compact"/>
            </w:pPr>
            <w:r>
              <w:t>11.0</w:t>
            </w:r>
          </w:p>
        </w:tc>
        <w:tc>
          <w:tcPr>
            <w:tcW w:w="0" w:type="auto"/>
          </w:tcPr>
          <w:p w14:paraId="7E7D7D42" w14:textId="77777777" w:rsidR="0020256D" w:rsidRDefault="00000000">
            <w:pPr>
              <w:pStyle w:val="Compact"/>
            </w:pPr>
            <w:r>
              <w:t>3.46</w:t>
            </w:r>
          </w:p>
        </w:tc>
        <w:tc>
          <w:tcPr>
            <w:tcW w:w="0" w:type="auto"/>
          </w:tcPr>
          <w:p w14:paraId="2F3B519A" w14:textId="77777777" w:rsidR="0020256D" w:rsidRDefault="00000000">
            <w:pPr>
              <w:pStyle w:val="Compact"/>
            </w:pPr>
            <w:r>
              <w:t>19.28</w:t>
            </w:r>
          </w:p>
        </w:tc>
        <w:tc>
          <w:tcPr>
            <w:tcW w:w="0" w:type="auto"/>
          </w:tcPr>
          <w:p w14:paraId="11B647E8" w14:textId="77777777" w:rsidR="0020256D" w:rsidRDefault="00000000">
            <w:pPr>
              <w:pStyle w:val="Compact"/>
            </w:pPr>
            <w:r>
              <w:t>3.98</w:t>
            </w:r>
          </w:p>
        </w:tc>
      </w:tr>
    </w:tbl>
    <w:p w14:paraId="7AAEFD3D" w14:textId="77777777" w:rsidR="0020256D" w:rsidRDefault="00000000">
      <w:pPr>
        <w:pStyle w:val="BodyText"/>
      </w:pPr>
      <w:r>
        <w:t>Considering these frequencies, the corpus is divided using a sliding window of ten years, which shifts by five years. This technique yields 13 overlapping time frames covering the years 1949 to 2018. The ten-year window ensures that the count of 'Wehrmacht' tokens is reasonably high in each slice, while the overlap allows for a finer resolution of the analyzed period.</w:t>
      </w:r>
    </w:p>
    <w:p w14:paraId="2636166E" w14:textId="77777777" w:rsidR="0020256D" w:rsidRDefault="00000000">
      <w:pPr>
        <w:pStyle w:val="Heading3"/>
      </w:pPr>
      <w:bookmarkStart w:id="242" w:name="word-embedding-neighbors"/>
      <w:r>
        <w:lastRenderedPageBreak/>
        <w:t>Word embedding neighbors</w:t>
      </w:r>
      <w:bookmarkEnd w:id="242"/>
    </w:p>
    <w:p w14:paraId="04074AD0" w14:textId="77777777" w:rsidR="0020256D" w:rsidRDefault="00000000">
      <w:pPr>
        <w:pStyle w:val="FirstParagraph"/>
      </w:pPr>
      <w:r>
        <w:t>For each time frame, the corresponding word embedding indicates the contexts in which the term “Wehrmacht” appears within the Bundestag’s proceedings. Table 2 shows the ten nearest neighbors of “Wehrmacht” in each embedding’s vector space. In the first two time frame, where “Wehrmacht” exhibits the highest frequency, its closest similarities are to military terms. These include words for military branches (“Heer”, “Marine”), military personnel, and its organization (“Soldat”, “Offizier”, “Berufssoldat”). Additionally, the Reichswehr, as the German armed forces were titled until 1935, and the Bundeswehr are present. This suggests that the frequent mentions of the Wehrmacht in the 1950s Bundestag primarily revolved around technical issues of military organization, pertinent to the establishment of the Bundeswehr, and matters regarding military personnel, relevant to both the new armed forces and the treatment of veterans.</w:t>
      </w:r>
    </w:p>
    <w:tbl>
      <w:tblPr>
        <w:tblStyle w:val="Table"/>
        <w:tblW w:w="5000" w:type="pct"/>
        <w:tblLook w:val="07E0" w:firstRow="1" w:lastRow="1" w:firstColumn="1" w:lastColumn="1" w:noHBand="1" w:noVBand="1"/>
      </w:tblPr>
      <w:tblGrid>
        <w:gridCol w:w="258"/>
        <w:gridCol w:w="245"/>
        <w:gridCol w:w="238"/>
        <w:gridCol w:w="257"/>
        <w:gridCol w:w="244"/>
        <w:gridCol w:w="237"/>
        <w:gridCol w:w="252"/>
        <w:gridCol w:w="242"/>
        <w:gridCol w:w="237"/>
        <w:gridCol w:w="263"/>
        <w:gridCol w:w="244"/>
        <w:gridCol w:w="237"/>
        <w:gridCol w:w="252"/>
        <w:gridCol w:w="242"/>
        <w:gridCol w:w="237"/>
        <w:gridCol w:w="241"/>
        <w:gridCol w:w="242"/>
        <w:gridCol w:w="237"/>
        <w:gridCol w:w="254"/>
        <w:gridCol w:w="242"/>
        <w:gridCol w:w="237"/>
        <w:gridCol w:w="241"/>
        <w:gridCol w:w="242"/>
        <w:gridCol w:w="237"/>
        <w:gridCol w:w="262"/>
        <w:gridCol w:w="243"/>
        <w:gridCol w:w="237"/>
        <w:gridCol w:w="260"/>
        <w:gridCol w:w="243"/>
        <w:gridCol w:w="237"/>
        <w:gridCol w:w="262"/>
        <w:gridCol w:w="247"/>
        <w:gridCol w:w="237"/>
        <w:gridCol w:w="261"/>
        <w:gridCol w:w="247"/>
        <w:gridCol w:w="237"/>
        <w:gridCol w:w="261"/>
        <w:gridCol w:w="247"/>
        <w:gridCol w:w="237"/>
      </w:tblGrid>
      <w:tr w:rsidR="0020256D" w14:paraId="143CA65C" w14:textId="77777777">
        <w:tc>
          <w:tcPr>
            <w:tcW w:w="0" w:type="auto"/>
            <w:tcBorders>
              <w:bottom w:val="single" w:sz="0" w:space="0" w:color="auto"/>
            </w:tcBorders>
            <w:vAlign w:val="bottom"/>
          </w:tcPr>
          <w:p w14:paraId="26CDC0AA" w14:textId="77777777" w:rsidR="0020256D" w:rsidRDefault="00000000">
            <w:pPr>
              <w:pStyle w:val="Compact"/>
            </w:pPr>
            <w:r>
              <w:t>1949–1958</w:t>
            </w:r>
          </w:p>
        </w:tc>
        <w:tc>
          <w:tcPr>
            <w:tcW w:w="0" w:type="auto"/>
            <w:tcBorders>
              <w:bottom w:val="single" w:sz="0" w:space="0" w:color="auto"/>
            </w:tcBorders>
            <w:vAlign w:val="bottom"/>
          </w:tcPr>
          <w:p w14:paraId="3E650EF4" w14:textId="77777777" w:rsidR="0020256D" w:rsidRDefault="0020256D"/>
        </w:tc>
        <w:tc>
          <w:tcPr>
            <w:tcW w:w="0" w:type="auto"/>
            <w:tcBorders>
              <w:bottom w:val="single" w:sz="0" w:space="0" w:color="auto"/>
            </w:tcBorders>
            <w:vAlign w:val="bottom"/>
          </w:tcPr>
          <w:p w14:paraId="45FB6E46" w14:textId="77777777" w:rsidR="0020256D" w:rsidRDefault="0020256D"/>
        </w:tc>
        <w:tc>
          <w:tcPr>
            <w:tcW w:w="0" w:type="auto"/>
            <w:tcBorders>
              <w:bottom w:val="single" w:sz="0" w:space="0" w:color="auto"/>
            </w:tcBorders>
            <w:vAlign w:val="bottom"/>
          </w:tcPr>
          <w:p w14:paraId="59C23FC8" w14:textId="77777777" w:rsidR="0020256D" w:rsidRDefault="00000000">
            <w:pPr>
              <w:pStyle w:val="Compact"/>
            </w:pPr>
            <w:r>
              <w:t>1954–1963</w:t>
            </w:r>
          </w:p>
        </w:tc>
        <w:tc>
          <w:tcPr>
            <w:tcW w:w="0" w:type="auto"/>
            <w:tcBorders>
              <w:bottom w:val="single" w:sz="0" w:space="0" w:color="auto"/>
            </w:tcBorders>
            <w:vAlign w:val="bottom"/>
          </w:tcPr>
          <w:p w14:paraId="0C15B905" w14:textId="77777777" w:rsidR="0020256D" w:rsidRDefault="0020256D"/>
        </w:tc>
        <w:tc>
          <w:tcPr>
            <w:tcW w:w="0" w:type="auto"/>
            <w:tcBorders>
              <w:bottom w:val="single" w:sz="0" w:space="0" w:color="auto"/>
            </w:tcBorders>
            <w:vAlign w:val="bottom"/>
          </w:tcPr>
          <w:p w14:paraId="3867B4BB" w14:textId="77777777" w:rsidR="0020256D" w:rsidRDefault="0020256D"/>
        </w:tc>
        <w:tc>
          <w:tcPr>
            <w:tcW w:w="0" w:type="auto"/>
            <w:tcBorders>
              <w:bottom w:val="single" w:sz="0" w:space="0" w:color="auto"/>
            </w:tcBorders>
            <w:vAlign w:val="bottom"/>
          </w:tcPr>
          <w:p w14:paraId="7D8D4172" w14:textId="77777777" w:rsidR="0020256D" w:rsidRDefault="00000000">
            <w:pPr>
              <w:pStyle w:val="Compact"/>
            </w:pPr>
            <w:r>
              <w:t>1959–1968</w:t>
            </w:r>
          </w:p>
        </w:tc>
        <w:tc>
          <w:tcPr>
            <w:tcW w:w="0" w:type="auto"/>
            <w:tcBorders>
              <w:bottom w:val="single" w:sz="0" w:space="0" w:color="auto"/>
            </w:tcBorders>
            <w:vAlign w:val="bottom"/>
          </w:tcPr>
          <w:p w14:paraId="2F14B89D" w14:textId="77777777" w:rsidR="0020256D" w:rsidRDefault="0020256D"/>
        </w:tc>
        <w:tc>
          <w:tcPr>
            <w:tcW w:w="0" w:type="auto"/>
            <w:tcBorders>
              <w:bottom w:val="single" w:sz="0" w:space="0" w:color="auto"/>
            </w:tcBorders>
            <w:vAlign w:val="bottom"/>
          </w:tcPr>
          <w:p w14:paraId="48FB1ECD" w14:textId="77777777" w:rsidR="0020256D" w:rsidRDefault="0020256D"/>
        </w:tc>
        <w:tc>
          <w:tcPr>
            <w:tcW w:w="0" w:type="auto"/>
            <w:tcBorders>
              <w:bottom w:val="single" w:sz="0" w:space="0" w:color="auto"/>
            </w:tcBorders>
            <w:vAlign w:val="bottom"/>
          </w:tcPr>
          <w:p w14:paraId="64D9680D" w14:textId="77777777" w:rsidR="0020256D" w:rsidRDefault="00000000">
            <w:pPr>
              <w:pStyle w:val="Compact"/>
            </w:pPr>
            <w:r>
              <w:t>1964–1973</w:t>
            </w:r>
          </w:p>
        </w:tc>
        <w:tc>
          <w:tcPr>
            <w:tcW w:w="0" w:type="auto"/>
            <w:tcBorders>
              <w:bottom w:val="single" w:sz="0" w:space="0" w:color="auto"/>
            </w:tcBorders>
            <w:vAlign w:val="bottom"/>
          </w:tcPr>
          <w:p w14:paraId="0379A2CD" w14:textId="77777777" w:rsidR="0020256D" w:rsidRDefault="0020256D"/>
        </w:tc>
        <w:tc>
          <w:tcPr>
            <w:tcW w:w="0" w:type="auto"/>
            <w:tcBorders>
              <w:bottom w:val="single" w:sz="0" w:space="0" w:color="auto"/>
            </w:tcBorders>
            <w:vAlign w:val="bottom"/>
          </w:tcPr>
          <w:p w14:paraId="6C675169" w14:textId="77777777" w:rsidR="0020256D" w:rsidRDefault="0020256D"/>
        </w:tc>
        <w:tc>
          <w:tcPr>
            <w:tcW w:w="0" w:type="auto"/>
            <w:tcBorders>
              <w:bottom w:val="single" w:sz="0" w:space="0" w:color="auto"/>
            </w:tcBorders>
            <w:vAlign w:val="bottom"/>
          </w:tcPr>
          <w:p w14:paraId="52AB1929" w14:textId="77777777" w:rsidR="0020256D" w:rsidRDefault="00000000">
            <w:pPr>
              <w:pStyle w:val="Compact"/>
            </w:pPr>
            <w:r>
              <w:t>1969–1978</w:t>
            </w:r>
          </w:p>
        </w:tc>
        <w:tc>
          <w:tcPr>
            <w:tcW w:w="0" w:type="auto"/>
            <w:tcBorders>
              <w:bottom w:val="single" w:sz="0" w:space="0" w:color="auto"/>
            </w:tcBorders>
            <w:vAlign w:val="bottom"/>
          </w:tcPr>
          <w:p w14:paraId="08F12904" w14:textId="77777777" w:rsidR="0020256D" w:rsidRDefault="0020256D"/>
        </w:tc>
        <w:tc>
          <w:tcPr>
            <w:tcW w:w="0" w:type="auto"/>
            <w:tcBorders>
              <w:bottom w:val="single" w:sz="0" w:space="0" w:color="auto"/>
            </w:tcBorders>
            <w:vAlign w:val="bottom"/>
          </w:tcPr>
          <w:p w14:paraId="26BF403E" w14:textId="77777777" w:rsidR="0020256D" w:rsidRDefault="0020256D"/>
        </w:tc>
        <w:tc>
          <w:tcPr>
            <w:tcW w:w="0" w:type="auto"/>
            <w:tcBorders>
              <w:bottom w:val="single" w:sz="0" w:space="0" w:color="auto"/>
            </w:tcBorders>
            <w:vAlign w:val="bottom"/>
          </w:tcPr>
          <w:p w14:paraId="1210506F" w14:textId="77777777" w:rsidR="0020256D" w:rsidRDefault="00000000">
            <w:pPr>
              <w:pStyle w:val="Compact"/>
            </w:pPr>
            <w:r>
              <w:t>1974–1983</w:t>
            </w:r>
          </w:p>
        </w:tc>
        <w:tc>
          <w:tcPr>
            <w:tcW w:w="0" w:type="auto"/>
            <w:tcBorders>
              <w:bottom w:val="single" w:sz="0" w:space="0" w:color="auto"/>
            </w:tcBorders>
            <w:vAlign w:val="bottom"/>
          </w:tcPr>
          <w:p w14:paraId="16EA77DC" w14:textId="77777777" w:rsidR="0020256D" w:rsidRDefault="0020256D"/>
        </w:tc>
        <w:tc>
          <w:tcPr>
            <w:tcW w:w="0" w:type="auto"/>
            <w:tcBorders>
              <w:bottom w:val="single" w:sz="0" w:space="0" w:color="auto"/>
            </w:tcBorders>
            <w:vAlign w:val="bottom"/>
          </w:tcPr>
          <w:p w14:paraId="3C04FBFA" w14:textId="77777777" w:rsidR="0020256D" w:rsidRDefault="0020256D"/>
        </w:tc>
        <w:tc>
          <w:tcPr>
            <w:tcW w:w="0" w:type="auto"/>
            <w:tcBorders>
              <w:bottom w:val="single" w:sz="0" w:space="0" w:color="auto"/>
            </w:tcBorders>
            <w:vAlign w:val="bottom"/>
          </w:tcPr>
          <w:p w14:paraId="2643837C" w14:textId="77777777" w:rsidR="0020256D" w:rsidRDefault="00000000">
            <w:pPr>
              <w:pStyle w:val="Compact"/>
            </w:pPr>
            <w:r>
              <w:t>1979–1988</w:t>
            </w:r>
          </w:p>
        </w:tc>
        <w:tc>
          <w:tcPr>
            <w:tcW w:w="0" w:type="auto"/>
            <w:tcBorders>
              <w:bottom w:val="single" w:sz="0" w:space="0" w:color="auto"/>
            </w:tcBorders>
            <w:vAlign w:val="bottom"/>
          </w:tcPr>
          <w:p w14:paraId="0717E179" w14:textId="77777777" w:rsidR="0020256D" w:rsidRDefault="0020256D"/>
        </w:tc>
        <w:tc>
          <w:tcPr>
            <w:tcW w:w="0" w:type="auto"/>
            <w:tcBorders>
              <w:bottom w:val="single" w:sz="0" w:space="0" w:color="auto"/>
            </w:tcBorders>
            <w:vAlign w:val="bottom"/>
          </w:tcPr>
          <w:p w14:paraId="3A31A5FD" w14:textId="77777777" w:rsidR="0020256D" w:rsidRDefault="0020256D"/>
        </w:tc>
        <w:tc>
          <w:tcPr>
            <w:tcW w:w="0" w:type="auto"/>
            <w:tcBorders>
              <w:bottom w:val="single" w:sz="0" w:space="0" w:color="auto"/>
            </w:tcBorders>
            <w:vAlign w:val="bottom"/>
          </w:tcPr>
          <w:p w14:paraId="1DB9BC3F" w14:textId="77777777" w:rsidR="0020256D" w:rsidRDefault="00000000">
            <w:pPr>
              <w:pStyle w:val="Compact"/>
            </w:pPr>
            <w:r>
              <w:t>1984–1993</w:t>
            </w:r>
          </w:p>
        </w:tc>
        <w:tc>
          <w:tcPr>
            <w:tcW w:w="0" w:type="auto"/>
            <w:tcBorders>
              <w:bottom w:val="single" w:sz="0" w:space="0" w:color="auto"/>
            </w:tcBorders>
            <w:vAlign w:val="bottom"/>
          </w:tcPr>
          <w:p w14:paraId="79776E7C" w14:textId="77777777" w:rsidR="0020256D" w:rsidRDefault="0020256D"/>
        </w:tc>
        <w:tc>
          <w:tcPr>
            <w:tcW w:w="0" w:type="auto"/>
            <w:tcBorders>
              <w:bottom w:val="single" w:sz="0" w:space="0" w:color="auto"/>
            </w:tcBorders>
            <w:vAlign w:val="bottom"/>
          </w:tcPr>
          <w:p w14:paraId="75D694B0" w14:textId="77777777" w:rsidR="0020256D" w:rsidRDefault="0020256D"/>
        </w:tc>
        <w:tc>
          <w:tcPr>
            <w:tcW w:w="0" w:type="auto"/>
            <w:tcBorders>
              <w:bottom w:val="single" w:sz="0" w:space="0" w:color="auto"/>
            </w:tcBorders>
            <w:vAlign w:val="bottom"/>
          </w:tcPr>
          <w:p w14:paraId="441317B4" w14:textId="77777777" w:rsidR="0020256D" w:rsidRDefault="00000000">
            <w:pPr>
              <w:pStyle w:val="Compact"/>
            </w:pPr>
            <w:r>
              <w:t>1989–1998</w:t>
            </w:r>
          </w:p>
        </w:tc>
        <w:tc>
          <w:tcPr>
            <w:tcW w:w="0" w:type="auto"/>
            <w:tcBorders>
              <w:bottom w:val="single" w:sz="0" w:space="0" w:color="auto"/>
            </w:tcBorders>
            <w:vAlign w:val="bottom"/>
          </w:tcPr>
          <w:p w14:paraId="2B81204B" w14:textId="77777777" w:rsidR="0020256D" w:rsidRDefault="0020256D"/>
        </w:tc>
        <w:tc>
          <w:tcPr>
            <w:tcW w:w="0" w:type="auto"/>
            <w:tcBorders>
              <w:bottom w:val="single" w:sz="0" w:space="0" w:color="auto"/>
            </w:tcBorders>
            <w:vAlign w:val="bottom"/>
          </w:tcPr>
          <w:p w14:paraId="13C0B72A" w14:textId="77777777" w:rsidR="0020256D" w:rsidRDefault="0020256D"/>
        </w:tc>
        <w:tc>
          <w:tcPr>
            <w:tcW w:w="0" w:type="auto"/>
            <w:tcBorders>
              <w:bottom w:val="single" w:sz="0" w:space="0" w:color="auto"/>
            </w:tcBorders>
            <w:vAlign w:val="bottom"/>
          </w:tcPr>
          <w:p w14:paraId="633F7888" w14:textId="77777777" w:rsidR="0020256D" w:rsidRDefault="00000000">
            <w:pPr>
              <w:pStyle w:val="Compact"/>
            </w:pPr>
            <w:r>
              <w:t>1994–2003</w:t>
            </w:r>
          </w:p>
        </w:tc>
        <w:tc>
          <w:tcPr>
            <w:tcW w:w="0" w:type="auto"/>
            <w:tcBorders>
              <w:bottom w:val="single" w:sz="0" w:space="0" w:color="auto"/>
            </w:tcBorders>
            <w:vAlign w:val="bottom"/>
          </w:tcPr>
          <w:p w14:paraId="14FFF50A" w14:textId="77777777" w:rsidR="0020256D" w:rsidRDefault="0020256D"/>
        </w:tc>
        <w:tc>
          <w:tcPr>
            <w:tcW w:w="0" w:type="auto"/>
            <w:tcBorders>
              <w:bottom w:val="single" w:sz="0" w:space="0" w:color="auto"/>
            </w:tcBorders>
            <w:vAlign w:val="bottom"/>
          </w:tcPr>
          <w:p w14:paraId="3A684F3C" w14:textId="77777777" w:rsidR="0020256D" w:rsidRDefault="0020256D"/>
        </w:tc>
        <w:tc>
          <w:tcPr>
            <w:tcW w:w="0" w:type="auto"/>
            <w:tcBorders>
              <w:bottom w:val="single" w:sz="0" w:space="0" w:color="auto"/>
            </w:tcBorders>
            <w:vAlign w:val="bottom"/>
          </w:tcPr>
          <w:p w14:paraId="4EB47907" w14:textId="77777777" w:rsidR="0020256D" w:rsidRDefault="00000000">
            <w:pPr>
              <w:pStyle w:val="Compact"/>
            </w:pPr>
            <w:r>
              <w:t>1999–2008</w:t>
            </w:r>
          </w:p>
        </w:tc>
        <w:tc>
          <w:tcPr>
            <w:tcW w:w="0" w:type="auto"/>
            <w:tcBorders>
              <w:bottom w:val="single" w:sz="0" w:space="0" w:color="auto"/>
            </w:tcBorders>
            <w:vAlign w:val="bottom"/>
          </w:tcPr>
          <w:p w14:paraId="7C93DF46" w14:textId="77777777" w:rsidR="0020256D" w:rsidRDefault="0020256D"/>
        </w:tc>
        <w:tc>
          <w:tcPr>
            <w:tcW w:w="0" w:type="auto"/>
            <w:tcBorders>
              <w:bottom w:val="single" w:sz="0" w:space="0" w:color="auto"/>
            </w:tcBorders>
            <w:vAlign w:val="bottom"/>
          </w:tcPr>
          <w:p w14:paraId="4FE9898C" w14:textId="77777777" w:rsidR="0020256D" w:rsidRDefault="0020256D"/>
        </w:tc>
        <w:tc>
          <w:tcPr>
            <w:tcW w:w="0" w:type="auto"/>
            <w:tcBorders>
              <w:bottom w:val="single" w:sz="0" w:space="0" w:color="auto"/>
            </w:tcBorders>
            <w:vAlign w:val="bottom"/>
          </w:tcPr>
          <w:p w14:paraId="4D4EA948" w14:textId="77777777" w:rsidR="0020256D" w:rsidRDefault="00000000">
            <w:pPr>
              <w:pStyle w:val="Compact"/>
            </w:pPr>
            <w:r>
              <w:t>2004–2013</w:t>
            </w:r>
          </w:p>
        </w:tc>
        <w:tc>
          <w:tcPr>
            <w:tcW w:w="0" w:type="auto"/>
            <w:tcBorders>
              <w:bottom w:val="single" w:sz="0" w:space="0" w:color="auto"/>
            </w:tcBorders>
            <w:vAlign w:val="bottom"/>
          </w:tcPr>
          <w:p w14:paraId="5DC11ECC" w14:textId="77777777" w:rsidR="0020256D" w:rsidRDefault="0020256D"/>
        </w:tc>
        <w:tc>
          <w:tcPr>
            <w:tcW w:w="0" w:type="auto"/>
            <w:tcBorders>
              <w:bottom w:val="single" w:sz="0" w:space="0" w:color="auto"/>
            </w:tcBorders>
            <w:vAlign w:val="bottom"/>
          </w:tcPr>
          <w:p w14:paraId="54C76AAC" w14:textId="77777777" w:rsidR="0020256D" w:rsidRDefault="0020256D"/>
        </w:tc>
        <w:tc>
          <w:tcPr>
            <w:tcW w:w="0" w:type="auto"/>
            <w:tcBorders>
              <w:bottom w:val="single" w:sz="0" w:space="0" w:color="auto"/>
            </w:tcBorders>
            <w:vAlign w:val="bottom"/>
          </w:tcPr>
          <w:p w14:paraId="01543E47" w14:textId="77777777" w:rsidR="0020256D" w:rsidRDefault="00000000">
            <w:pPr>
              <w:pStyle w:val="Compact"/>
            </w:pPr>
            <w:r>
              <w:t>2009–2018</w:t>
            </w:r>
          </w:p>
        </w:tc>
        <w:tc>
          <w:tcPr>
            <w:tcW w:w="0" w:type="auto"/>
            <w:tcBorders>
              <w:bottom w:val="single" w:sz="0" w:space="0" w:color="auto"/>
            </w:tcBorders>
            <w:vAlign w:val="bottom"/>
          </w:tcPr>
          <w:p w14:paraId="17E5CB97" w14:textId="77777777" w:rsidR="0020256D" w:rsidRDefault="0020256D"/>
        </w:tc>
        <w:tc>
          <w:tcPr>
            <w:tcW w:w="0" w:type="auto"/>
            <w:tcBorders>
              <w:bottom w:val="single" w:sz="0" w:space="0" w:color="auto"/>
            </w:tcBorders>
            <w:vAlign w:val="bottom"/>
          </w:tcPr>
          <w:p w14:paraId="65C01042" w14:textId="77777777" w:rsidR="0020256D" w:rsidRDefault="0020256D"/>
        </w:tc>
      </w:tr>
      <w:tr w:rsidR="0020256D" w14:paraId="5AE4F147" w14:textId="77777777">
        <w:tc>
          <w:tcPr>
            <w:tcW w:w="0" w:type="auto"/>
          </w:tcPr>
          <w:p w14:paraId="75C6C247" w14:textId="77777777" w:rsidR="0020256D" w:rsidRDefault="00000000">
            <w:pPr>
              <w:pStyle w:val="Compact"/>
            </w:pPr>
            <w:r>
              <w:t>term</w:t>
            </w:r>
          </w:p>
        </w:tc>
        <w:tc>
          <w:tcPr>
            <w:tcW w:w="0" w:type="auto"/>
          </w:tcPr>
          <w:p w14:paraId="65181A19" w14:textId="77777777" w:rsidR="0020256D" w:rsidRDefault="00000000">
            <w:pPr>
              <w:pStyle w:val="Compact"/>
            </w:pPr>
            <w:r>
              <w:t>translation</w:t>
            </w:r>
          </w:p>
        </w:tc>
        <w:tc>
          <w:tcPr>
            <w:tcW w:w="0" w:type="auto"/>
          </w:tcPr>
          <w:p w14:paraId="68AE181B" w14:textId="77777777" w:rsidR="0020256D" w:rsidRDefault="00000000">
            <w:pPr>
              <w:pStyle w:val="Compact"/>
            </w:pPr>
            <w:r>
              <w:t>similarity</w:t>
            </w:r>
          </w:p>
        </w:tc>
        <w:tc>
          <w:tcPr>
            <w:tcW w:w="0" w:type="auto"/>
          </w:tcPr>
          <w:p w14:paraId="79DFBAA4" w14:textId="77777777" w:rsidR="0020256D" w:rsidRDefault="00000000">
            <w:pPr>
              <w:pStyle w:val="Compact"/>
            </w:pPr>
            <w:r>
              <w:t>term</w:t>
            </w:r>
          </w:p>
        </w:tc>
        <w:tc>
          <w:tcPr>
            <w:tcW w:w="0" w:type="auto"/>
          </w:tcPr>
          <w:p w14:paraId="170828EE" w14:textId="77777777" w:rsidR="0020256D" w:rsidRDefault="00000000">
            <w:pPr>
              <w:pStyle w:val="Compact"/>
            </w:pPr>
            <w:r>
              <w:t>translation</w:t>
            </w:r>
          </w:p>
        </w:tc>
        <w:tc>
          <w:tcPr>
            <w:tcW w:w="0" w:type="auto"/>
          </w:tcPr>
          <w:p w14:paraId="2F16F5F9" w14:textId="77777777" w:rsidR="0020256D" w:rsidRDefault="00000000">
            <w:pPr>
              <w:pStyle w:val="Compact"/>
            </w:pPr>
            <w:r>
              <w:t>similarity</w:t>
            </w:r>
          </w:p>
        </w:tc>
        <w:tc>
          <w:tcPr>
            <w:tcW w:w="0" w:type="auto"/>
          </w:tcPr>
          <w:p w14:paraId="1EE71E30" w14:textId="77777777" w:rsidR="0020256D" w:rsidRDefault="00000000">
            <w:pPr>
              <w:pStyle w:val="Compact"/>
            </w:pPr>
            <w:r>
              <w:t>term</w:t>
            </w:r>
          </w:p>
        </w:tc>
        <w:tc>
          <w:tcPr>
            <w:tcW w:w="0" w:type="auto"/>
          </w:tcPr>
          <w:p w14:paraId="237DCAEA" w14:textId="77777777" w:rsidR="0020256D" w:rsidRDefault="00000000">
            <w:pPr>
              <w:pStyle w:val="Compact"/>
            </w:pPr>
            <w:r>
              <w:t>translation</w:t>
            </w:r>
          </w:p>
        </w:tc>
        <w:tc>
          <w:tcPr>
            <w:tcW w:w="0" w:type="auto"/>
          </w:tcPr>
          <w:p w14:paraId="2BDE44AE" w14:textId="77777777" w:rsidR="0020256D" w:rsidRDefault="00000000">
            <w:pPr>
              <w:pStyle w:val="Compact"/>
            </w:pPr>
            <w:r>
              <w:t>similarity</w:t>
            </w:r>
          </w:p>
        </w:tc>
        <w:tc>
          <w:tcPr>
            <w:tcW w:w="0" w:type="auto"/>
          </w:tcPr>
          <w:p w14:paraId="08FDA09B" w14:textId="77777777" w:rsidR="0020256D" w:rsidRDefault="00000000">
            <w:pPr>
              <w:pStyle w:val="Compact"/>
            </w:pPr>
            <w:r>
              <w:t>term</w:t>
            </w:r>
          </w:p>
        </w:tc>
        <w:tc>
          <w:tcPr>
            <w:tcW w:w="0" w:type="auto"/>
          </w:tcPr>
          <w:p w14:paraId="0507022D" w14:textId="77777777" w:rsidR="0020256D" w:rsidRDefault="00000000">
            <w:pPr>
              <w:pStyle w:val="Compact"/>
            </w:pPr>
            <w:r>
              <w:t>translation</w:t>
            </w:r>
          </w:p>
        </w:tc>
        <w:tc>
          <w:tcPr>
            <w:tcW w:w="0" w:type="auto"/>
          </w:tcPr>
          <w:p w14:paraId="78EB1DBC" w14:textId="77777777" w:rsidR="0020256D" w:rsidRDefault="00000000">
            <w:pPr>
              <w:pStyle w:val="Compact"/>
            </w:pPr>
            <w:r>
              <w:t>similarity</w:t>
            </w:r>
          </w:p>
        </w:tc>
        <w:tc>
          <w:tcPr>
            <w:tcW w:w="0" w:type="auto"/>
          </w:tcPr>
          <w:p w14:paraId="6EE0A7A3" w14:textId="77777777" w:rsidR="0020256D" w:rsidRDefault="00000000">
            <w:pPr>
              <w:pStyle w:val="Compact"/>
            </w:pPr>
            <w:r>
              <w:t>term</w:t>
            </w:r>
          </w:p>
        </w:tc>
        <w:tc>
          <w:tcPr>
            <w:tcW w:w="0" w:type="auto"/>
          </w:tcPr>
          <w:p w14:paraId="3B8BF93F" w14:textId="77777777" w:rsidR="0020256D" w:rsidRDefault="00000000">
            <w:pPr>
              <w:pStyle w:val="Compact"/>
            </w:pPr>
            <w:r>
              <w:t>translation</w:t>
            </w:r>
          </w:p>
        </w:tc>
        <w:tc>
          <w:tcPr>
            <w:tcW w:w="0" w:type="auto"/>
          </w:tcPr>
          <w:p w14:paraId="03E5C86C" w14:textId="77777777" w:rsidR="0020256D" w:rsidRDefault="00000000">
            <w:pPr>
              <w:pStyle w:val="Compact"/>
            </w:pPr>
            <w:r>
              <w:t>similarity</w:t>
            </w:r>
          </w:p>
        </w:tc>
        <w:tc>
          <w:tcPr>
            <w:tcW w:w="0" w:type="auto"/>
          </w:tcPr>
          <w:p w14:paraId="2146853E" w14:textId="77777777" w:rsidR="0020256D" w:rsidRDefault="00000000">
            <w:pPr>
              <w:pStyle w:val="Compact"/>
            </w:pPr>
            <w:r>
              <w:t>term</w:t>
            </w:r>
          </w:p>
        </w:tc>
        <w:tc>
          <w:tcPr>
            <w:tcW w:w="0" w:type="auto"/>
          </w:tcPr>
          <w:p w14:paraId="2972633B" w14:textId="77777777" w:rsidR="0020256D" w:rsidRDefault="00000000">
            <w:pPr>
              <w:pStyle w:val="Compact"/>
            </w:pPr>
            <w:r>
              <w:t>translation</w:t>
            </w:r>
          </w:p>
        </w:tc>
        <w:tc>
          <w:tcPr>
            <w:tcW w:w="0" w:type="auto"/>
          </w:tcPr>
          <w:p w14:paraId="2455A1C2" w14:textId="77777777" w:rsidR="0020256D" w:rsidRDefault="00000000">
            <w:pPr>
              <w:pStyle w:val="Compact"/>
            </w:pPr>
            <w:r>
              <w:t>similarity</w:t>
            </w:r>
          </w:p>
        </w:tc>
        <w:tc>
          <w:tcPr>
            <w:tcW w:w="0" w:type="auto"/>
          </w:tcPr>
          <w:p w14:paraId="042B425B" w14:textId="77777777" w:rsidR="0020256D" w:rsidRDefault="00000000">
            <w:pPr>
              <w:pStyle w:val="Compact"/>
            </w:pPr>
            <w:r>
              <w:t>term</w:t>
            </w:r>
          </w:p>
        </w:tc>
        <w:tc>
          <w:tcPr>
            <w:tcW w:w="0" w:type="auto"/>
          </w:tcPr>
          <w:p w14:paraId="0A9D5D5A" w14:textId="77777777" w:rsidR="0020256D" w:rsidRDefault="00000000">
            <w:pPr>
              <w:pStyle w:val="Compact"/>
            </w:pPr>
            <w:r>
              <w:t>translation</w:t>
            </w:r>
          </w:p>
        </w:tc>
        <w:tc>
          <w:tcPr>
            <w:tcW w:w="0" w:type="auto"/>
          </w:tcPr>
          <w:p w14:paraId="5212F353" w14:textId="77777777" w:rsidR="0020256D" w:rsidRDefault="00000000">
            <w:pPr>
              <w:pStyle w:val="Compact"/>
            </w:pPr>
            <w:r>
              <w:t>similarity</w:t>
            </w:r>
          </w:p>
        </w:tc>
        <w:tc>
          <w:tcPr>
            <w:tcW w:w="0" w:type="auto"/>
          </w:tcPr>
          <w:p w14:paraId="3C0DA8BF" w14:textId="77777777" w:rsidR="0020256D" w:rsidRDefault="00000000">
            <w:pPr>
              <w:pStyle w:val="Compact"/>
            </w:pPr>
            <w:r>
              <w:t>term</w:t>
            </w:r>
          </w:p>
        </w:tc>
        <w:tc>
          <w:tcPr>
            <w:tcW w:w="0" w:type="auto"/>
          </w:tcPr>
          <w:p w14:paraId="730F68F2" w14:textId="77777777" w:rsidR="0020256D" w:rsidRDefault="00000000">
            <w:pPr>
              <w:pStyle w:val="Compact"/>
            </w:pPr>
            <w:r>
              <w:t>translation</w:t>
            </w:r>
          </w:p>
        </w:tc>
        <w:tc>
          <w:tcPr>
            <w:tcW w:w="0" w:type="auto"/>
          </w:tcPr>
          <w:p w14:paraId="313A09A5" w14:textId="77777777" w:rsidR="0020256D" w:rsidRDefault="00000000">
            <w:pPr>
              <w:pStyle w:val="Compact"/>
            </w:pPr>
            <w:r>
              <w:t>similarity</w:t>
            </w:r>
          </w:p>
        </w:tc>
        <w:tc>
          <w:tcPr>
            <w:tcW w:w="0" w:type="auto"/>
          </w:tcPr>
          <w:p w14:paraId="1A90D0FE" w14:textId="77777777" w:rsidR="0020256D" w:rsidRDefault="00000000">
            <w:pPr>
              <w:pStyle w:val="Compact"/>
            </w:pPr>
            <w:r>
              <w:t>term</w:t>
            </w:r>
          </w:p>
        </w:tc>
        <w:tc>
          <w:tcPr>
            <w:tcW w:w="0" w:type="auto"/>
          </w:tcPr>
          <w:p w14:paraId="40AE4FC7" w14:textId="77777777" w:rsidR="0020256D" w:rsidRDefault="00000000">
            <w:pPr>
              <w:pStyle w:val="Compact"/>
            </w:pPr>
            <w:r>
              <w:t>translation</w:t>
            </w:r>
          </w:p>
        </w:tc>
        <w:tc>
          <w:tcPr>
            <w:tcW w:w="0" w:type="auto"/>
          </w:tcPr>
          <w:p w14:paraId="7A376546" w14:textId="77777777" w:rsidR="0020256D" w:rsidRDefault="00000000">
            <w:pPr>
              <w:pStyle w:val="Compact"/>
            </w:pPr>
            <w:r>
              <w:t>similarity</w:t>
            </w:r>
          </w:p>
        </w:tc>
        <w:tc>
          <w:tcPr>
            <w:tcW w:w="0" w:type="auto"/>
          </w:tcPr>
          <w:p w14:paraId="3A35226B" w14:textId="77777777" w:rsidR="0020256D" w:rsidRDefault="00000000">
            <w:pPr>
              <w:pStyle w:val="Compact"/>
            </w:pPr>
            <w:r>
              <w:t>term</w:t>
            </w:r>
          </w:p>
        </w:tc>
        <w:tc>
          <w:tcPr>
            <w:tcW w:w="0" w:type="auto"/>
          </w:tcPr>
          <w:p w14:paraId="2376439B" w14:textId="77777777" w:rsidR="0020256D" w:rsidRDefault="00000000">
            <w:pPr>
              <w:pStyle w:val="Compact"/>
            </w:pPr>
            <w:r>
              <w:t>translation</w:t>
            </w:r>
          </w:p>
        </w:tc>
        <w:tc>
          <w:tcPr>
            <w:tcW w:w="0" w:type="auto"/>
          </w:tcPr>
          <w:p w14:paraId="0B0C57E5" w14:textId="77777777" w:rsidR="0020256D" w:rsidRDefault="00000000">
            <w:pPr>
              <w:pStyle w:val="Compact"/>
            </w:pPr>
            <w:r>
              <w:t>similarity</w:t>
            </w:r>
          </w:p>
        </w:tc>
        <w:tc>
          <w:tcPr>
            <w:tcW w:w="0" w:type="auto"/>
          </w:tcPr>
          <w:p w14:paraId="7394A3B6" w14:textId="77777777" w:rsidR="0020256D" w:rsidRDefault="00000000">
            <w:pPr>
              <w:pStyle w:val="Compact"/>
            </w:pPr>
            <w:r>
              <w:t>term</w:t>
            </w:r>
          </w:p>
        </w:tc>
        <w:tc>
          <w:tcPr>
            <w:tcW w:w="0" w:type="auto"/>
          </w:tcPr>
          <w:p w14:paraId="28596DD0" w14:textId="77777777" w:rsidR="0020256D" w:rsidRDefault="00000000">
            <w:pPr>
              <w:pStyle w:val="Compact"/>
            </w:pPr>
            <w:r>
              <w:t>translation</w:t>
            </w:r>
          </w:p>
        </w:tc>
        <w:tc>
          <w:tcPr>
            <w:tcW w:w="0" w:type="auto"/>
          </w:tcPr>
          <w:p w14:paraId="09D67F3C" w14:textId="77777777" w:rsidR="0020256D" w:rsidRDefault="00000000">
            <w:pPr>
              <w:pStyle w:val="Compact"/>
            </w:pPr>
            <w:r>
              <w:t>similarity</w:t>
            </w:r>
          </w:p>
        </w:tc>
        <w:tc>
          <w:tcPr>
            <w:tcW w:w="0" w:type="auto"/>
          </w:tcPr>
          <w:p w14:paraId="04DBDCE5" w14:textId="77777777" w:rsidR="0020256D" w:rsidRDefault="00000000">
            <w:pPr>
              <w:pStyle w:val="Compact"/>
            </w:pPr>
            <w:r>
              <w:t>term</w:t>
            </w:r>
          </w:p>
        </w:tc>
        <w:tc>
          <w:tcPr>
            <w:tcW w:w="0" w:type="auto"/>
          </w:tcPr>
          <w:p w14:paraId="01B5E43C" w14:textId="77777777" w:rsidR="0020256D" w:rsidRDefault="00000000">
            <w:pPr>
              <w:pStyle w:val="Compact"/>
            </w:pPr>
            <w:r>
              <w:t>translation</w:t>
            </w:r>
          </w:p>
        </w:tc>
        <w:tc>
          <w:tcPr>
            <w:tcW w:w="0" w:type="auto"/>
          </w:tcPr>
          <w:p w14:paraId="3A017743" w14:textId="77777777" w:rsidR="0020256D" w:rsidRDefault="00000000">
            <w:pPr>
              <w:pStyle w:val="Compact"/>
            </w:pPr>
            <w:r>
              <w:t>similarity</w:t>
            </w:r>
          </w:p>
        </w:tc>
        <w:tc>
          <w:tcPr>
            <w:tcW w:w="0" w:type="auto"/>
          </w:tcPr>
          <w:p w14:paraId="65491849" w14:textId="77777777" w:rsidR="0020256D" w:rsidRDefault="00000000">
            <w:pPr>
              <w:pStyle w:val="Compact"/>
            </w:pPr>
            <w:r>
              <w:t>term</w:t>
            </w:r>
          </w:p>
        </w:tc>
        <w:tc>
          <w:tcPr>
            <w:tcW w:w="0" w:type="auto"/>
          </w:tcPr>
          <w:p w14:paraId="40359C49" w14:textId="77777777" w:rsidR="0020256D" w:rsidRDefault="00000000">
            <w:pPr>
              <w:pStyle w:val="Compact"/>
            </w:pPr>
            <w:r>
              <w:t>translation</w:t>
            </w:r>
          </w:p>
        </w:tc>
        <w:tc>
          <w:tcPr>
            <w:tcW w:w="0" w:type="auto"/>
          </w:tcPr>
          <w:p w14:paraId="63B96858" w14:textId="77777777" w:rsidR="0020256D" w:rsidRDefault="00000000">
            <w:pPr>
              <w:pStyle w:val="Compact"/>
            </w:pPr>
            <w:r>
              <w:t>similarity</w:t>
            </w:r>
          </w:p>
        </w:tc>
      </w:tr>
      <w:tr w:rsidR="0020256D" w14:paraId="7165DF1D" w14:textId="77777777">
        <w:tc>
          <w:tcPr>
            <w:tcW w:w="0" w:type="auto"/>
          </w:tcPr>
          <w:p w14:paraId="1C090D8F" w14:textId="77777777" w:rsidR="0020256D" w:rsidRDefault="00000000">
            <w:pPr>
              <w:pStyle w:val="Compact"/>
            </w:pPr>
            <w:r>
              <w:t>reichswehr</w:t>
            </w:r>
          </w:p>
        </w:tc>
        <w:tc>
          <w:tcPr>
            <w:tcW w:w="0" w:type="auto"/>
          </w:tcPr>
          <w:p w14:paraId="2259D57B" w14:textId="77777777" w:rsidR="0020256D" w:rsidRDefault="00000000">
            <w:pPr>
              <w:pStyle w:val="Compact"/>
            </w:pPr>
            <w:r>
              <w:t>Reichswehr</w:t>
            </w:r>
          </w:p>
        </w:tc>
        <w:tc>
          <w:tcPr>
            <w:tcW w:w="0" w:type="auto"/>
          </w:tcPr>
          <w:p w14:paraId="6B5FA1CD" w14:textId="77777777" w:rsidR="0020256D" w:rsidRDefault="00000000">
            <w:pPr>
              <w:pStyle w:val="Compact"/>
            </w:pPr>
            <w:r>
              <w:t>0.75</w:t>
            </w:r>
          </w:p>
        </w:tc>
        <w:tc>
          <w:tcPr>
            <w:tcW w:w="0" w:type="auto"/>
          </w:tcPr>
          <w:p w14:paraId="4ECF38AC" w14:textId="77777777" w:rsidR="0020256D" w:rsidRDefault="00000000">
            <w:pPr>
              <w:pStyle w:val="Compact"/>
            </w:pPr>
            <w:r>
              <w:t>soldat</w:t>
            </w:r>
          </w:p>
        </w:tc>
        <w:tc>
          <w:tcPr>
            <w:tcW w:w="0" w:type="auto"/>
          </w:tcPr>
          <w:p w14:paraId="7EBDFA6B" w14:textId="77777777" w:rsidR="0020256D" w:rsidRDefault="00000000">
            <w:pPr>
              <w:pStyle w:val="Compact"/>
            </w:pPr>
            <w:r>
              <w:t>soldier</w:t>
            </w:r>
          </w:p>
        </w:tc>
        <w:tc>
          <w:tcPr>
            <w:tcW w:w="0" w:type="auto"/>
          </w:tcPr>
          <w:p w14:paraId="593CD634" w14:textId="77777777" w:rsidR="0020256D" w:rsidRDefault="00000000">
            <w:pPr>
              <w:pStyle w:val="Compact"/>
            </w:pPr>
            <w:r>
              <w:t>0.73</w:t>
            </w:r>
          </w:p>
        </w:tc>
        <w:tc>
          <w:tcPr>
            <w:tcW w:w="0" w:type="auto"/>
          </w:tcPr>
          <w:p w14:paraId="0DF26222" w14:textId="77777777" w:rsidR="0020256D" w:rsidRDefault="00000000">
            <w:pPr>
              <w:pStyle w:val="Compact"/>
            </w:pPr>
            <w:r>
              <w:t>reichswehr</w:t>
            </w:r>
          </w:p>
        </w:tc>
        <w:tc>
          <w:tcPr>
            <w:tcW w:w="0" w:type="auto"/>
          </w:tcPr>
          <w:p w14:paraId="26AB72A4" w14:textId="77777777" w:rsidR="0020256D" w:rsidRDefault="00000000">
            <w:pPr>
              <w:pStyle w:val="Compact"/>
            </w:pPr>
            <w:r>
              <w:t>Reichswehr</w:t>
            </w:r>
          </w:p>
        </w:tc>
        <w:tc>
          <w:tcPr>
            <w:tcW w:w="0" w:type="auto"/>
          </w:tcPr>
          <w:p w14:paraId="1A59D193" w14:textId="77777777" w:rsidR="0020256D" w:rsidRDefault="00000000">
            <w:pPr>
              <w:pStyle w:val="Compact"/>
            </w:pPr>
            <w:r>
              <w:t>0.76</w:t>
            </w:r>
          </w:p>
        </w:tc>
        <w:tc>
          <w:tcPr>
            <w:tcW w:w="0" w:type="auto"/>
          </w:tcPr>
          <w:p w14:paraId="02C9BFA2" w14:textId="77777777" w:rsidR="0020256D" w:rsidRDefault="00000000">
            <w:pPr>
              <w:pStyle w:val="Compact"/>
            </w:pPr>
            <w:r>
              <w:t>waffen-ss</w:t>
            </w:r>
          </w:p>
        </w:tc>
        <w:tc>
          <w:tcPr>
            <w:tcW w:w="0" w:type="auto"/>
          </w:tcPr>
          <w:p w14:paraId="10C96B6B" w14:textId="77777777" w:rsidR="0020256D" w:rsidRDefault="00000000">
            <w:pPr>
              <w:pStyle w:val="Compact"/>
            </w:pPr>
            <w:r>
              <w:t>Waffen-SS</w:t>
            </w:r>
          </w:p>
        </w:tc>
        <w:tc>
          <w:tcPr>
            <w:tcW w:w="0" w:type="auto"/>
          </w:tcPr>
          <w:p w14:paraId="1A2A98E1" w14:textId="77777777" w:rsidR="0020256D" w:rsidRDefault="00000000">
            <w:pPr>
              <w:pStyle w:val="Compact"/>
            </w:pPr>
            <w:r>
              <w:t>0.77</w:t>
            </w:r>
          </w:p>
        </w:tc>
        <w:tc>
          <w:tcPr>
            <w:tcW w:w="0" w:type="auto"/>
          </w:tcPr>
          <w:p w14:paraId="6F37B246" w14:textId="77777777" w:rsidR="0020256D" w:rsidRDefault="00000000">
            <w:pPr>
              <w:pStyle w:val="Compact"/>
            </w:pPr>
            <w:r>
              <w:t>reichswehr</w:t>
            </w:r>
          </w:p>
        </w:tc>
        <w:tc>
          <w:tcPr>
            <w:tcW w:w="0" w:type="auto"/>
          </w:tcPr>
          <w:p w14:paraId="46BF0CA8" w14:textId="77777777" w:rsidR="0020256D" w:rsidRDefault="00000000">
            <w:pPr>
              <w:pStyle w:val="Compact"/>
            </w:pPr>
            <w:r>
              <w:t>Reichswehr</w:t>
            </w:r>
          </w:p>
        </w:tc>
        <w:tc>
          <w:tcPr>
            <w:tcW w:w="0" w:type="auto"/>
          </w:tcPr>
          <w:p w14:paraId="2A557228" w14:textId="77777777" w:rsidR="0020256D" w:rsidRDefault="00000000">
            <w:pPr>
              <w:pStyle w:val="Compact"/>
            </w:pPr>
            <w:r>
              <w:t>0.82</w:t>
            </w:r>
          </w:p>
        </w:tc>
        <w:tc>
          <w:tcPr>
            <w:tcW w:w="0" w:type="auto"/>
          </w:tcPr>
          <w:p w14:paraId="2B093C4D" w14:textId="77777777" w:rsidR="0020256D" w:rsidRDefault="00000000">
            <w:pPr>
              <w:pStyle w:val="Compact"/>
            </w:pPr>
            <w:r>
              <w:t>reichswehr</w:t>
            </w:r>
          </w:p>
        </w:tc>
        <w:tc>
          <w:tcPr>
            <w:tcW w:w="0" w:type="auto"/>
          </w:tcPr>
          <w:p w14:paraId="1C5B32A9" w14:textId="77777777" w:rsidR="0020256D" w:rsidRDefault="00000000">
            <w:pPr>
              <w:pStyle w:val="Compact"/>
            </w:pPr>
            <w:r>
              <w:t>Reichswehr</w:t>
            </w:r>
          </w:p>
        </w:tc>
        <w:tc>
          <w:tcPr>
            <w:tcW w:w="0" w:type="auto"/>
          </w:tcPr>
          <w:p w14:paraId="71B34B51" w14:textId="77777777" w:rsidR="0020256D" w:rsidRDefault="00000000">
            <w:pPr>
              <w:pStyle w:val="Compact"/>
            </w:pPr>
            <w:r>
              <w:t>0.82</w:t>
            </w:r>
          </w:p>
        </w:tc>
        <w:tc>
          <w:tcPr>
            <w:tcW w:w="0" w:type="auto"/>
          </w:tcPr>
          <w:p w14:paraId="065D5F09" w14:textId="77777777" w:rsidR="0020256D" w:rsidRDefault="00000000">
            <w:pPr>
              <w:pStyle w:val="Compact"/>
            </w:pPr>
            <w:r>
              <w:t>reichswehr</w:t>
            </w:r>
          </w:p>
        </w:tc>
        <w:tc>
          <w:tcPr>
            <w:tcW w:w="0" w:type="auto"/>
          </w:tcPr>
          <w:p w14:paraId="47139271" w14:textId="77777777" w:rsidR="0020256D" w:rsidRDefault="00000000">
            <w:pPr>
              <w:pStyle w:val="Compact"/>
            </w:pPr>
            <w:r>
              <w:t>Reichswehr</w:t>
            </w:r>
          </w:p>
        </w:tc>
        <w:tc>
          <w:tcPr>
            <w:tcW w:w="0" w:type="auto"/>
          </w:tcPr>
          <w:p w14:paraId="54E5DF67" w14:textId="77777777" w:rsidR="0020256D" w:rsidRDefault="00000000">
            <w:pPr>
              <w:pStyle w:val="Compact"/>
            </w:pPr>
            <w:r>
              <w:t>0.83</w:t>
            </w:r>
          </w:p>
        </w:tc>
        <w:tc>
          <w:tcPr>
            <w:tcW w:w="0" w:type="auto"/>
          </w:tcPr>
          <w:p w14:paraId="11B850E8" w14:textId="77777777" w:rsidR="0020256D" w:rsidRDefault="00000000">
            <w:pPr>
              <w:pStyle w:val="Compact"/>
            </w:pPr>
            <w:r>
              <w:t>reichswehr</w:t>
            </w:r>
          </w:p>
        </w:tc>
        <w:tc>
          <w:tcPr>
            <w:tcW w:w="0" w:type="auto"/>
          </w:tcPr>
          <w:p w14:paraId="670489A1" w14:textId="77777777" w:rsidR="0020256D" w:rsidRDefault="00000000">
            <w:pPr>
              <w:pStyle w:val="Compact"/>
            </w:pPr>
            <w:r>
              <w:t>Reichswehr</w:t>
            </w:r>
          </w:p>
        </w:tc>
        <w:tc>
          <w:tcPr>
            <w:tcW w:w="0" w:type="auto"/>
          </w:tcPr>
          <w:p w14:paraId="3420CBEB" w14:textId="77777777" w:rsidR="0020256D" w:rsidRDefault="00000000">
            <w:pPr>
              <w:pStyle w:val="Compact"/>
            </w:pPr>
            <w:r>
              <w:t>0.78</w:t>
            </w:r>
          </w:p>
        </w:tc>
        <w:tc>
          <w:tcPr>
            <w:tcW w:w="0" w:type="auto"/>
          </w:tcPr>
          <w:p w14:paraId="693BB575" w14:textId="77777777" w:rsidR="0020256D" w:rsidRDefault="00000000">
            <w:pPr>
              <w:pStyle w:val="Compact"/>
            </w:pPr>
            <w:r>
              <w:t>soldatentum</w:t>
            </w:r>
          </w:p>
        </w:tc>
        <w:tc>
          <w:tcPr>
            <w:tcW w:w="0" w:type="auto"/>
          </w:tcPr>
          <w:p w14:paraId="32AD4776" w14:textId="77777777" w:rsidR="0020256D" w:rsidRDefault="00000000">
            <w:pPr>
              <w:pStyle w:val="Compact"/>
            </w:pPr>
            <w:r>
              <w:t>soldiery</w:t>
            </w:r>
          </w:p>
        </w:tc>
        <w:tc>
          <w:tcPr>
            <w:tcW w:w="0" w:type="auto"/>
          </w:tcPr>
          <w:p w14:paraId="3C9B3A4E" w14:textId="77777777" w:rsidR="0020256D" w:rsidRDefault="00000000">
            <w:pPr>
              <w:pStyle w:val="Compact"/>
            </w:pPr>
            <w:r>
              <w:t>0.78</w:t>
            </w:r>
          </w:p>
        </w:tc>
        <w:tc>
          <w:tcPr>
            <w:tcW w:w="0" w:type="auto"/>
          </w:tcPr>
          <w:p w14:paraId="2A18A445" w14:textId="77777777" w:rsidR="0020256D" w:rsidRDefault="00000000">
            <w:pPr>
              <w:pStyle w:val="Compact"/>
            </w:pPr>
            <w:r>
              <w:t>dietl</w:t>
            </w:r>
          </w:p>
        </w:tc>
        <w:tc>
          <w:tcPr>
            <w:tcW w:w="0" w:type="auto"/>
          </w:tcPr>
          <w:p w14:paraId="0E62AE0E" w14:textId="77777777" w:rsidR="0020256D" w:rsidRDefault="00000000">
            <w:pPr>
              <w:pStyle w:val="Compact"/>
            </w:pPr>
            <w:r>
              <w:t>Dietl</w:t>
            </w:r>
          </w:p>
        </w:tc>
        <w:tc>
          <w:tcPr>
            <w:tcW w:w="0" w:type="auto"/>
          </w:tcPr>
          <w:p w14:paraId="7ABC1165" w14:textId="77777777" w:rsidR="0020256D" w:rsidRDefault="00000000">
            <w:pPr>
              <w:pStyle w:val="Compact"/>
            </w:pPr>
            <w:r>
              <w:t>0.77</w:t>
            </w:r>
          </w:p>
        </w:tc>
        <w:tc>
          <w:tcPr>
            <w:tcW w:w="0" w:type="auto"/>
          </w:tcPr>
          <w:p w14:paraId="1BF44661" w14:textId="77777777" w:rsidR="0020256D" w:rsidRDefault="00000000">
            <w:pPr>
              <w:pStyle w:val="Compact"/>
            </w:pPr>
            <w:r>
              <w:t>waffen-ss</w:t>
            </w:r>
          </w:p>
        </w:tc>
        <w:tc>
          <w:tcPr>
            <w:tcW w:w="0" w:type="auto"/>
          </w:tcPr>
          <w:p w14:paraId="053CC64B" w14:textId="77777777" w:rsidR="0020256D" w:rsidRDefault="00000000">
            <w:pPr>
              <w:pStyle w:val="Compact"/>
            </w:pPr>
            <w:r>
              <w:t>Waffen-SS</w:t>
            </w:r>
          </w:p>
        </w:tc>
        <w:tc>
          <w:tcPr>
            <w:tcW w:w="0" w:type="auto"/>
          </w:tcPr>
          <w:p w14:paraId="078FD090" w14:textId="77777777" w:rsidR="0020256D" w:rsidRDefault="00000000">
            <w:pPr>
              <w:pStyle w:val="Compact"/>
            </w:pPr>
            <w:r>
              <w:t>0.82</w:t>
            </w:r>
          </w:p>
        </w:tc>
        <w:tc>
          <w:tcPr>
            <w:tcW w:w="0" w:type="auto"/>
          </w:tcPr>
          <w:p w14:paraId="3340E953" w14:textId="77777777" w:rsidR="0020256D" w:rsidRDefault="00000000">
            <w:pPr>
              <w:pStyle w:val="Compact"/>
            </w:pPr>
            <w:r>
              <w:t>waffen-ss</w:t>
            </w:r>
          </w:p>
        </w:tc>
        <w:tc>
          <w:tcPr>
            <w:tcW w:w="0" w:type="auto"/>
          </w:tcPr>
          <w:p w14:paraId="5C43D3CA" w14:textId="77777777" w:rsidR="0020256D" w:rsidRDefault="00000000">
            <w:pPr>
              <w:pStyle w:val="Compact"/>
            </w:pPr>
            <w:r>
              <w:t>Waffen-SS</w:t>
            </w:r>
          </w:p>
        </w:tc>
        <w:tc>
          <w:tcPr>
            <w:tcW w:w="0" w:type="auto"/>
          </w:tcPr>
          <w:p w14:paraId="3120E6E4" w14:textId="77777777" w:rsidR="0020256D" w:rsidRDefault="00000000">
            <w:pPr>
              <w:pStyle w:val="Compact"/>
            </w:pPr>
            <w:r>
              <w:t>0.78</w:t>
            </w:r>
          </w:p>
        </w:tc>
        <w:tc>
          <w:tcPr>
            <w:tcW w:w="0" w:type="auto"/>
          </w:tcPr>
          <w:p w14:paraId="564691FE" w14:textId="77777777" w:rsidR="0020256D" w:rsidRDefault="00000000">
            <w:pPr>
              <w:pStyle w:val="Compact"/>
            </w:pPr>
            <w:r>
              <w:t>konzentratio</w:t>
            </w:r>
            <w:r>
              <w:lastRenderedPageBreak/>
              <w:t>nslager</w:t>
            </w:r>
          </w:p>
        </w:tc>
        <w:tc>
          <w:tcPr>
            <w:tcW w:w="0" w:type="auto"/>
          </w:tcPr>
          <w:p w14:paraId="6C5B9CF4" w14:textId="77777777" w:rsidR="0020256D" w:rsidRDefault="00000000">
            <w:pPr>
              <w:pStyle w:val="Compact"/>
            </w:pPr>
            <w:r>
              <w:lastRenderedPageBreak/>
              <w:t>concentratio</w:t>
            </w:r>
            <w:r>
              <w:lastRenderedPageBreak/>
              <w:t>n camp</w:t>
            </w:r>
          </w:p>
        </w:tc>
        <w:tc>
          <w:tcPr>
            <w:tcW w:w="0" w:type="auto"/>
          </w:tcPr>
          <w:p w14:paraId="11A13B1F" w14:textId="77777777" w:rsidR="0020256D" w:rsidRDefault="00000000">
            <w:pPr>
              <w:pStyle w:val="Compact"/>
            </w:pPr>
            <w:r>
              <w:lastRenderedPageBreak/>
              <w:t>0.79</w:t>
            </w:r>
          </w:p>
        </w:tc>
      </w:tr>
      <w:tr w:rsidR="0020256D" w14:paraId="461AD964" w14:textId="77777777">
        <w:tc>
          <w:tcPr>
            <w:tcW w:w="0" w:type="auto"/>
          </w:tcPr>
          <w:p w14:paraId="6C2D46FB" w14:textId="77777777" w:rsidR="0020256D" w:rsidRDefault="00000000">
            <w:pPr>
              <w:pStyle w:val="Compact"/>
            </w:pPr>
            <w:r>
              <w:t>soldat</w:t>
            </w:r>
          </w:p>
        </w:tc>
        <w:tc>
          <w:tcPr>
            <w:tcW w:w="0" w:type="auto"/>
          </w:tcPr>
          <w:p w14:paraId="2008F74F" w14:textId="77777777" w:rsidR="0020256D" w:rsidRDefault="00000000">
            <w:pPr>
              <w:pStyle w:val="Compact"/>
            </w:pPr>
            <w:r>
              <w:t>soldier</w:t>
            </w:r>
          </w:p>
        </w:tc>
        <w:tc>
          <w:tcPr>
            <w:tcW w:w="0" w:type="auto"/>
          </w:tcPr>
          <w:p w14:paraId="13044960" w14:textId="77777777" w:rsidR="0020256D" w:rsidRDefault="00000000">
            <w:pPr>
              <w:pStyle w:val="Compact"/>
            </w:pPr>
            <w:r>
              <w:t>0.75</w:t>
            </w:r>
          </w:p>
        </w:tc>
        <w:tc>
          <w:tcPr>
            <w:tcW w:w="0" w:type="auto"/>
          </w:tcPr>
          <w:p w14:paraId="267F99C7" w14:textId="77777777" w:rsidR="0020256D" w:rsidRDefault="00000000">
            <w:pPr>
              <w:pStyle w:val="Compact"/>
            </w:pPr>
            <w:r>
              <w:t>bundeswehr</w:t>
            </w:r>
          </w:p>
        </w:tc>
        <w:tc>
          <w:tcPr>
            <w:tcW w:w="0" w:type="auto"/>
          </w:tcPr>
          <w:p w14:paraId="083B4016" w14:textId="77777777" w:rsidR="0020256D" w:rsidRDefault="00000000">
            <w:pPr>
              <w:pStyle w:val="Compact"/>
            </w:pPr>
            <w:r>
              <w:t>Bundeswehr</w:t>
            </w:r>
          </w:p>
        </w:tc>
        <w:tc>
          <w:tcPr>
            <w:tcW w:w="0" w:type="auto"/>
          </w:tcPr>
          <w:p w14:paraId="641648D5" w14:textId="77777777" w:rsidR="0020256D" w:rsidRDefault="00000000">
            <w:pPr>
              <w:pStyle w:val="Compact"/>
            </w:pPr>
            <w:r>
              <w:t>0.73</w:t>
            </w:r>
          </w:p>
        </w:tc>
        <w:tc>
          <w:tcPr>
            <w:tcW w:w="0" w:type="auto"/>
          </w:tcPr>
          <w:p w14:paraId="45F5001A" w14:textId="77777777" w:rsidR="0020256D" w:rsidRDefault="00000000">
            <w:pPr>
              <w:pStyle w:val="Compact"/>
            </w:pPr>
            <w:r>
              <w:t>soldatentum</w:t>
            </w:r>
          </w:p>
        </w:tc>
        <w:tc>
          <w:tcPr>
            <w:tcW w:w="0" w:type="auto"/>
          </w:tcPr>
          <w:p w14:paraId="6311AE6C" w14:textId="77777777" w:rsidR="0020256D" w:rsidRDefault="00000000">
            <w:pPr>
              <w:pStyle w:val="Compact"/>
            </w:pPr>
            <w:r>
              <w:t>soldiery</w:t>
            </w:r>
          </w:p>
        </w:tc>
        <w:tc>
          <w:tcPr>
            <w:tcW w:w="0" w:type="auto"/>
          </w:tcPr>
          <w:p w14:paraId="385D624A" w14:textId="77777777" w:rsidR="0020256D" w:rsidRDefault="00000000">
            <w:pPr>
              <w:pStyle w:val="Compact"/>
            </w:pPr>
            <w:r>
              <w:t>0.75</w:t>
            </w:r>
          </w:p>
        </w:tc>
        <w:tc>
          <w:tcPr>
            <w:tcW w:w="0" w:type="auto"/>
          </w:tcPr>
          <w:p w14:paraId="719090CA" w14:textId="77777777" w:rsidR="0020256D" w:rsidRDefault="00000000">
            <w:pPr>
              <w:pStyle w:val="Compact"/>
            </w:pPr>
            <w:r>
              <w:t>reichswehr</w:t>
            </w:r>
          </w:p>
        </w:tc>
        <w:tc>
          <w:tcPr>
            <w:tcW w:w="0" w:type="auto"/>
          </w:tcPr>
          <w:p w14:paraId="520F8267" w14:textId="77777777" w:rsidR="0020256D" w:rsidRDefault="00000000">
            <w:pPr>
              <w:pStyle w:val="Compact"/>
            </w:pPr>
            <w:r>
              <w:t>Reichswehr</w:t>
            </w:r>
          </w:p>
        </w:tc>
        <w:tc>
          <w:tcPr>
            <w:tcW w:w="0" w:type="auto"/>
          </w:tcPr>
          <w:p w14:paraId="380A8E59" w14:textId="77777777" w:rsidR="0020256D" w:rsidRDefault="00000000">
            <w:pPr>
              <w:pStyle w:val="Compact"/>
            </w:pPr>
            <w:r>
              <w:t>0.75</w:t>
            </w:r>
          </w:p>
        </w:tc>
        <w:tc>
          <w:tcPr>
            <w:tcW w:w="0" w:type="auto"/>
          </w:tcPr>
          <w:p w14:paraId="0803B983" w14:textId="77777777" w:rsidR="0020256D" w:rsidRDefault="00000000">
            <w:pPr>
              <w:pStyle w:val="Compact"/>
            </w:pPr>
            <w:r>
              <w:t>waffen-ss</w:t>
            </w:r>
          </w:p>
        </w:tc>
        <w:tc>
          <w:tcPr>
            <w:tcW w:w="0" w:type="auto"/>
          </w:tcPr>
          <w:p w14:paraId="11F08D84" w14:textId="77777777" w:rsidR="0020256D" w:rsidRDefault="00000000">
            <w:pPr>
              <w:pStyle w:val="Compact"/>
            </w:pPr>
            <w:r>
              <w:t>Waffen-SS</w:t>
            </w:r>
          </w:p>
        </w:tc>
        <w:tc>
          <w:tcPr>
            <w:tcW w:w="0" w:type="auto"/>
          </w:tcPr>
          <w:p w14:paraId="5471B9E6" w14:textId="77777777" w:rsidR="0020256D" w:rsidRDefault="00000000">
            <w:pPr>
              <w:pStyle w:val="Compact"/>
            </w:pPr>
            <w:r>
              <w:t>0.76</w:t>
            </w:r>
          </w:p>
        </w:tc>
        <w:tc>
          <w:tcPr>
            <w:tcW w:w="0" w:type="auto"/>
          </w:tcPr>
          <w:p w14:paraId="29F58832" w14:textId="77777777" w:rsidR="0020256D" w:rsidRDefault="00000000">
            <w:pPr>
              <w:pStyle w:val="Compact"/>
            </w:pPr>
            <w:r>
              <w:t>armee</w:t>
            </w:r>
          </w:p>
        </w:tc>
        <w:tc>
          <w:tcPr>
            <w:tcW w:w="0" w:type="auto"/>
          </w:tcPr>
          <w:p w14:paraId="4B769F42" w14:textId="77777777" w:rsidR="0020256D" w:rsidRDefault="00000000">
            <w:pPr>
              <w:pStyle w:val="Compact"/>
            </w:pPr>
            <w:r>
              <w:t>army</w:t>
            </w:r>
          </w:p>
        </w:tc>
        <w:tc>
          <w:tcPr>
            <w:tcW w:w="0" w:type="auto"/>
          </w:tcPr>
          <w:p w14:paraId="20C8908E" w14:textId="77777777" w:rsidR="0020256D" w:rsidRDefault="00000000">
            <w:pPr>
              <w:pStyle w:val="Compact"/>
            </w:pPr>
            <w:r>
              <w:t>0.73</w:t>
            </w:r>
          </w:p>
        </w:tc>
        <w:tc>
          <w:tcPr>
            <w:tcW w:w="0" w:type="auto"/>
          </w:tcPr>
          <w:p w14:paraId="495E4870" w14:textId="77777777" w:rsidR="0020256D" w:rsidRDefault="00000000">
            <w:pPr>
              <w:pStyle w:val="Compact"/>
            </w:pPr>
            <w:r>
              <w:t>condor</w:t>
            </w:r>
          </w:p>
        </w:tc>
        <w:tc>
          <w:tcPr>
            <w:tcW w:w="0" w:type="auto"/>
          </w:tcPr>
          <w:p w14:paraId="410DDB03" w14:textId="77777777" w:rsidR="0020256D" w:rsidRDefault="00000000">
            <w:pPr>
              <w:pStyle w:val="Compact"/>
            </w:pPr>
            <w:r>
              <w:t>condor</w:t>
            </w:r>
          </w:p>
        </w:tc>
        <w:tc>
          <w:tcPr>
            <w:tcW w:w="0" w:type="auto"/>
          </w:tcPr>
          <w:p w14:paraId="4B97D243" w14:textId="77777777" w:rsidR="0020256D" w:rsidRDefault="00000000">
            <w:pPr>
              <w:pStyle w:val="Compact"/>
            </w:pPr>
            <w:r>
              <w:t>0.73</w:t>
            </w:r>
          </w:p>
        </w:tc>
        <w:tc>
          <w:tcPr>
            <w:tcW w:w="0" w:type="auto"/>
          </w:tcPr>
          <w:p w14:paraId="1A6A3BD2" w14:textId="77777777" w:rsidR="0020256D" w:rsidRDefault="00000000">
            <w:pPr>
              <w:pStyle w:val="Compact"/>
            </w:pPr>
            <w:r>
              <w:t>waffen-ss</w:t>
            </w:r>
          </w:p>
        </w:tc>
        <w:tc>
          <w:tcPr>
            <w:tcW w:w="0" w:type="auto"/>
          </w:tcPr>
          <w:p w14:paraId="788594D8" w14:textId="77777777" w:rsidR="0020256D" w:rsidRDefault="00000000">
            <w:pPr>
              <w:pStyle w:val="Compact"/>
            </w:pPr>
            <w:r>
              <w:t>Waffen-SS</w:t>
            </w:r>
          </w:p>
        </w:tc>
        <w:tc>
          <w:tcPr>
            <w:tcW w:w="0" w:type="auto"/>
          </w:tcPr>
          <w:p w14:paraId="37AC0D18" w14:textId="77777777" w:rsidR="0020256D" w:rsidRDefault="00000000">
            <w:pPr>
              <w:pStyle w:val="Compact"/>
            </w:pPr>
            <w:r>
              <w:t>0.76</w:t>
            </w:r>
          </w:p>
        </w:tc>
        <w:tc>
          <w:tcPr>
            <w:tcW w:w="0" w:type="auto"/>
          </w:tcPr>
          <w:p w14:paraId="5E7F177A" w14:textId="77777777" w:rsidR="0020256D" w:rsidRDefault="00000000">
            <w:pPr>
              <w:pStyle w:val="Compact"/>
            </w:pPr>
            <w:r>
              <w:t>waffen-ss</w:t>
            </w:r>
          </w:p>
        </w:tc>
        <w:tc>
          <w:tcPr>
            <w:tcW w:w="0" w:type="auto"/>
          </w:tcPr>
          <w:p w14:paraId="4CB48148" w14:textId="77777777" w:rsidR="0020256D" w:rsidRDefault="00000000">
            <w:pPr>
              <w:pStyle w:val="Compact"/>
            </w:pPr>
            <w:r>
              <w:t>Waffen-SS</w:t>
            </w:r>
          </w:p>
        </w:tc>
        <w:tc>
          <w:tcPr>
            <w:tcW w:w="0" w:type="auto"/>
          </w:tcPr>
          <w:p w14:paraId="43D07874" w14:textId="77777777" w:rsidR="0020256D" w:rsidRDefault="00000000">
            <w:pPr>
              <w:pStyle w:val="Compact"/>
            </w:pPr>
            <w:r>
              <w:t>0.77</w:t>
            </w:r>
          </w:p>
        </w:tc>
        <w:tc>
          <w:tcPr>
            <w:tcW w:w="0" w:type="auto"/>
          </w:tcPr>
          <w:p w14:paraId="2FA9D70E" w14:textId="77777777" w:rsidR="0020256D" w:rsidRDefault="00000000">
            <w:pPr>
              <w:pStyle w:val="Compact"/>
            </w:pPr>
            <w:r>
              <w:t>hitler</w:t>
            </w:r>
          </w:p>
        </w:tc>
        <w:tc>
          <w:tcPr>
            <w:tcW w:w="0" w:type="auto"/>
          </w:tcPr>
          <w:p w14:paraId="21ABF08E" w14:textId="77777777" w:rsidR="0020256D" w:rsidRDefault="00000000">
            <w:pPr>
              <w:pStyle w:val="Compact"/>
            </w:pPr>
            <w:r>
              <w:t>Hitler</w:t>
            </w:r>
          </w:p>
        </w:tc>
        <w:tc>
          <w:tcPr>
            <w:tcW w:w="0" w:type="auto"/>
          </w:tcPr>
          <w:p w14:paraId="5C384177" w14:textId="77777777" w:rsidR="0020256D" w:rsidRDefault="00000000">
            <w:pPr>
              <w:pStyle w:val="Compact"/>
            </w:pPr>
            <w:r>
              <w:t>0.76</w:t>
            </w:r>
          </w:p>
        </w:tc>
        <w:tc>
          <w:tcPr>
            <w:tcW w:w="0" w:type="auto"/>
          </w:tcPr>
          <w:p w14:paraId="75344FD0" w14:textId="77777777" w:rsidR="0020256D" w:rsidRDefault="00000000">
            <w:pPr>
              <w:pStyle w:val="Compact"/>
            </w:pPr>
            <w:r>
              <w:t>konzentrationslager</w:t>
            </w:r>
          </w:p>
        </w:tc>
        <w:tc>
          <w:tcPr>
            <w:tcW w:w="0" w:type="auto"/>
          </w:tcPr>
          <w:p w14:paraId="72E6D9BE" w14:textId="77777777" w:rsidR="0020256D" w:rsidRDefault="00000000">
            <w:pPr>
              <w:pStyle w:val="Compact"/>
            </w:pPr>
            <w:r>
              <w:t>concentration camp</w:t>
            </w:r>
          </w:p>
        </w:tc>
        <w:tc>
          <w:tcPr>
            <w:tcW w:w="0" w:type="auto"/>
          </w:tcPr>
          <w:p w14:paraId="1D3C3F8B" w14:textId="77777777" w:rsidR="0020256D" w:rsidRDefault="00000000">
            <w:pPr>
              <w:pStyle w:val="Compact"/>
            </w:pPr>
            <w:r>
              <w:t>0.76</w:t>
            </w:r>
          </w:p>
        </w:tc>
        <w:tc>
          <w:tcPr>
            <w:tcW w:w="0" w:type="auto"/>
          </w:tcPr>
          <w:p w14:paraId="2B5E722B" w14:textId="77777777" w:rsidR="0020256D" w:rsidRDefault="00000000">
            <w:pPr>
              <w:pStyle w:val="Compact"/>
            </w:pPr>
            <w:r>
              <w:t>nationalsozialist</w:t>
            </w:r>
          </w:p>
        </w:tc>
        <w:tc>
          <w:tcPr>
            <w:tcW w:w="0" w:type="auto"/>
          </w:tcPr>
          <w:p w14:paraId="614E97B6" w14:textId="77777777" w:rsidR="0020256D" w:rsidRDefault="00000000">
            <w:pPr>
              <w:pStyle w:val="Compact"/>
            </w:pPr>
            <w:r>
              <w:t>Nazi</w:t>
            </w:r>
          </w:p>
        </w:tc>
        <w:tc>
          <w:tcPr>
            <w:tcW w:w="0" w:type="auto"/>
          </w:tcPr>
          <w:p w14:paraId="1F1F14E2" w14:textId="77777777" w:rsidR="0020256D" w:rsidRDefault="00000000">
            <w:pPr>
              <w:pStyle w:val="Compact"/>
            </w:pPr>
            <w:r>
              <w:t>0.77</w:t>
            </w:r>
          </w:p>
        </w:tc>
        <w:tc>
          <w:tcPr>
            <w:tcW w:w="0" w:type="auto"/>
          </w:tcPr>
          <w:p w14:paraId="0670EDEF" w14:textId="77777777" w:rsidR="0020256D" w:rsidRDefault="00000000">
            <w:pPr>
              <w:pStyle w:val="Compact"/>
            </w:pPr>
            <w:r>
              <w:t>nationalsozialist</w:t>
            </w:r>
          </w:p>
        </w:tc>
        <w:tc>
          <w:tcPr>
            <w:tcW w:w="0" w:type="auto"/>
          </w:tcPr>
          <w:p w14:paraId="35649668" w14:textId="77777777" w:rsidR="0020256D" w:rsidRDefault="00000000">
            <w:pPr>
              <w:pStyle w:val="Compact"/>
            </w:pPr>
            <w:r>
              <w:t>Nazi</w:t>
            </w:r>
          </w:p>
        </w:tc>
        <w:tc>
          <w:tcPr>
            <w:tcW w:w="0" w:type="auto"/>
          </w:tcPr>
          <w:p w14:paraId="6EEAF08A" w14:textId="77777777" w:rsidR="0020256D" w:rsidRDefault="00000000">
            <w:pPr>
              <w:pStyle w:val="Compact"/>
            </w:pPr>
            <w:r>
              <w:t>0.79</w:t>
            </w:r>
          </w:p>
        </w:tc>
      </w:tr>
      <w:tr w:rsidR="0020256D" w14:paraId="7050928F" w14:textId="77777777">
        <w:tc>
          <w:tcPr>
            <w:tcW w:w="0" w:type="auto"/>
          </w:tcPr>
          <w:p w14:paraId="0F12A387" w14:textId="77777777" w:rsidR="0020256D" w:rsidRDefault="00000000">
            <w:pPr>
              <w:pStyle w:val="Compact"/>
            </w:pPr>
            <w:r>
              <w:t>bundeswehr</w:t>
            </w:r>
          </w:p>
        </w:tc>
        <w:tc>
          <w:tcPr>
            <w:tcW w:w="0" w:type="auto"/>
          </w:tcPr>
          <w:p w14:paraId="59182F7C" w14:textId="77777777" w:rsidR="0020256D" w:rsidRDefault="00000000">
            <w:pPr>
              <w:pStyle w:val="Compact"/>
            </w:pPr>
            <w:r>
              <w:t>Bundeswehr</w:t>
            </w:r>
          </w:p>
        </w:tc>
        <w:tc>
          <w:tcPr>
            <w:tcW w:w="0" w:type="auto"/>
          </w:tcPr>
          <w:p w14:paraId="0FE27FCB" w14:textId="77777777" w:rsidR="0020256D" w:rsidRDefault="00000000">
            <w:pPr>
              <w:pStyle w:val="Compact"/>
            </w:pPr>
            <w:r>
              <w:t>0.73</w:t>
            </w:r>
          </w:p>
        </w:tc>
        <w:tc>
          <w:tcPr>
            <w:tcW w:w="0" w:type="auto"/>
          </w:tcPr>
          <w:p w14:paraId="7F4D36C1" w14:textId="77777777" w:rsidR="0020256D" w:rsidRDefault="00000000">
            <w:pPr>
              <w:pStyle w:val="Compact"/>
            </w:pPr>
            <w:r>
              <w:t>armee</w:t>
            </w:r>
          </w:p>
        </w:tc>
        <w:tc>
          <w:tcPr>
            <w:tcW w:w="0" w:type="auto"/>
          </w:tcPr>
          <w:p w14:paraId="503A8A2A" w14:textId="77777777" w:rsidR="0020256D" w:rsidRDefault="00000000">
            <w:pPr>
              <w:pStyle w:val="Compact"/>
            </w:pPr>
            <w:r>
              <w:t>army</w:t>
            </w:r>
          </w:p>
        </w:tc>
        <w:tc>
          <w:tcPr>
            <w:tcW w:w="0" w:type="auto"/>
          </w:tcPr>
          <w:p w14:paraId="70D3576E" w14:textId="77777777" w:rsidR="0020256D" w:rsidRDefault="00000000">
            <w:pPr>
              <w:pStyle w:val="Compact"/>
            </w:pPr>
            <w:r>
              <w:t>0.73</w:t>
            </w:r>
          </w:p>
        </w:tc>
        <w:tc>
          <w:tcPr>
            <w:tcW w:w="0" w:type="auto"/>
          </w:tcPr>
          <w:p w14:paraId="76CDFF8F" w14:textId="77777777" w:rsidR="0020256D" w:rsidRDefault="00000000">
            <w:pPr>
              <w:pStyle w:val="Compact"/>
            </w:pPr>
            <w:r>
              <w:t>massenmördern</w:t>
            </w:r>
          </w:p>
        </w:tc>
        <w:tc>
          <w:tcPr>
            <w:tcW w:w="0" w:type="auto"/>
          </w:tcPr>
          <w:p w14:paraId="57D200AB" w14:textId="77777777" w:rsidR="0020256D" w:rsidRDefault="00000000">
            <w:pPr>
              <w:pStyle w:val="Compact"/>
            </w:pPr>
            <w:r>
              <w:t>mass murderer</w:t>
            </w:r>
          </w:p>
        </w:tc>
        <w:tc>
          <w:tcPr>
            <w:tcW w:w="0" w:type="auto"/>
          </w:tcPr>
          <w:p w14:paraId="2E70735E" w14:textId="77777777" w:rsidR="0020256D" w:rsidRDefault="00000000">
            <w:pPr>
              <w:pStyle w:val="Compact"/>
            </w:pPr>
            <w:r>
              <w:t>0.74</w:t>
            </w:r>
          </w:p>
        </w:tc>
        <w:tc>
          <w:tcPr>
            <w:tcW w:w="0" w:type="auto"/>
          </w:tcPr>
          <w:p w14:paraId="2B06AF6C" w14:textId="77777777" w:rsidR="0020256D" w:rsidRDefault="00000000">
            <w:pPr>
              <w:pStyle w:val="Compact"/>
            </w:pPr>
            <w:r>
              <w:t>massenmördern</w:t>
            </w:r>
          </w:p>
        </w:tc>
        <w:tc>
          <w:tcPr>
            <w:tcW w:w="0" w:type="auto"/>
          </w:tcPr>
          <w:p w14:paraId="3A8486A5" w14:textId="77777777" w:rsidR="0020256D" w:rsidRDefault="00000000">
            <w:pPr>
              <w:pStyle w:val="Compact"/>
            </w:pPr>
            <w:r>
              <w:t>mass murderer</w:t>
            </w:r>
          </w:p>
        </w:tc>
        <w:tc>
          <w:tcPr>
            <w:tcW w:w="0" w:type="auto"/>
          </w:tcPr>
          <w:p w14:paraId="092E3B91" w14:textId="77777777" w:rsidR="0020256D" w:rsidRDefault="00000000">
            <w:pPr>
              <w:pStyle w:val="Compact"/>
            </w:pPr>
            <w:r>
              <w:t>0.73</w:t>
            </w:r>
          </w:p>
        </w:tc>
        <w:tc>
          <w:tcPr>
            <w:tcW w:w="0" w:type="auto"/>
          </w:tcPr>
          <w:p w14:paraId="4DAFD210" w14:textId="77777777" w:rsidR="0020256D" w:rsidRDefault="00000000">
            <w:pPr>
              <w:pStyle w:val="Compact"/>
            </w:pPr>
            <w:r>
              <w:t>kaiserlich</w:t>
            </w:r>
          </w:p>
        </w:tc>
        <w:tc>
          <w:tcPr>
            <w:tcW w:w="0" w:type="auto"/>
          </w:tcPr>
          <w:p w14:paraId="6D1A85FA" w14:textId="77777777" w:rsidR="0020256D" w:rsidRDefault="00000000">
            <w:pPr>
              <w:pStyle w:val="Compact"/>
            </w:pPr>
            <w:r>
              <w:t>imperial</w:t>
            </w:r>
          </w:p>
        </w:tc>
        <w:tc>
          <w:tcPr>
            <w:tcW w:w="0" w:type="auto"/>
          </w:tcPr>
          <w:p w14:paraId="2D92C3AE" w14:textId="77777777" w:rsidR="0020256D" w:rsidRDefault="00000000">
            <w:pPr>
              <w:pStyle w:val="Compact"/>
            </w:pPr>
            <w:r>
              <w:t>0.71</w:t>
            </w:r>
          </w:p>
        </w:tc>
        <w:tc>
          <w:tcPr>
            <w:tcW w:w="0" w:type="auto"/>
          </w:tcPr>
          <w:p w14:paraId="7269A76D" w14:textId="77777777" w:rsidR="0020256D" w:rsidRDefault="00000000">
            <w:pPr>
              <w:pStyle w:val="Compact"/>
            </w:pPr>
            <w:r>
              <w:t>1933</w:t>
            </w:r>
          </w:p>
        </w:tc>
        <w:tc>
          <w:tcPr>
            <w:tcW w:w="0" w:type="auto"/>
          </w:tcPr>
          <w:p w14:paraId="5A48E9CC" w14:textId="77777777" w:rsidR="0020256D" w:rsidRDefault="00000000">
            <w:pPr>
              <w:pStyle w:val="Compact"/>
            </w:pPr>
            <w:r>
              <w:t>1933</w:t>
            </w:r>
          </w:p>
        </w:tc>
        <w:tc>
          <w:tcPr>
            <w:tcW w:w="0" w:type="auto"/>
          </w:tcPr>
          <w:p w14:paraId="3A3E11D9" w14:textId="77777777" w:rsidR="0020256D" w:rsidRDefault="00000000">
            <w:pPr>
              <w:pStyle w:val="Compact"/>
            </w:pPr>
            <w:r>
              <w:t>0.73</w:t>
            </w:r>
          </w:p>
        </w:tc>
        <w:tc>
          <w:tcPr>
            <w:tcW w:w="0" w:type="auto"/>
          </w:tcPr>
          <w:p w14:paraId="7A3F8A65" w14:textId="77777777" w:rsidR="0020256D" w:rsidRDefault="00000000">
            <w:pPr>
              <w:pStyle w:val="Compact"/>
            </w:pPr>
            <w:r>
              <w:t>waffen-ss</w:t>
            </w:r>
          </w:p>
        </w:tc>
        <w:tc>
          <w:tcPr>
            <w:tcW w:w="0" w:type="auto"/>
          </w:tcPr>
          <w:p w14:paraId="72AD395A" w14:textId="77777777" w:rsidR="0020256D" w:rsidRDefault="00000000">
            <w:pPr>
              <w:pStyle w:val="Compact"/>
            </w:pPr>
            <w:r>
              <w:t>Waffen-SS</w:t>
            </w:r>
          </w:p>
        </w:tc>
        <w:tc>
          <w:tcPr>
            <w:tcW w:w="0" w:type="auto"/>
          </w:tcPr>
          <w:p w14:paraId="7A7E2ADA" w14:textId="77777777" w:rsidR="0020256D" w:rsidRDefault="00000000">
            <w:pPr>
              <w:pStyle w:val="Compact"/>
            </w:pPr>
            <w:r>
              <w:t>0.73</w:t>
            </w:r>
          </w:p>
        </w:tc>
        <w:tc>
          <w:tcPr>
            <w:tcW w:w="0" w:type="auto"/>
          </w:tcPr>
          <w:p w14:paraId="553EE275" w14:textId="77777777" w:rsidR="0020256D" w:rsidRDefault="00000000">
            <w:pPr>
              <w:pStyle w:val="Compact"/>
            </w:pPr>
            <w:r>
              <w:t>1941</w:t>
            </w:r>
          </w:p>
        </w:tc>
        <w:tc>
          <w:tcPr>
            <w:tcW w:w="0" w:type="auto"/>
          </w:tcPr>
          <w:p w14:paraId="688286AE" w14:textId="77777777" w:rsidR="0020256D" w:rsidRDefault="00000000">
            <w:pPr>
              <w:pStyle w:val="Compact"/>
            </w:pPr>
            <w:r>
              <w:t>1941</w:t>
            </w:r>
          </w:p>
        </w:tc>
        <w:tc>
          <w:tcPr>
            <w:tcW w:w="0" w:type="auto"/>
          </w:tcPr>
          <w:p w14:paraId="7275BBCA" w14:textId="77777777" w:rsidR="0020256D" w:rsidRDefault="00000000">
            <w:pPr>
              <w:pStyle w:val="Compact"/>
            </w:pPr>
            <w:r>
              <w:t>0.74</w:t>
            </w:r>
          </w:p>
        </w:tc>
        <w:tc>
          <w:tcPr>
            <w:tcW w:w="0" w:type="auto"/>
          </w:tcPr>
          <w:p w14:paraId="29B23AE1" w14:textId="77777777" w:rsidR="0020256D" w:rsidRDefault="00000000">
            <w:pPr>
              <w:pStyle w:val="Compact"/>
            </w:pPr>
            <w:r>
              <w:t>hitler</w:t>
            </w:r>
          </w:p>
        </w:tc>
        <w:tc>
          <w:tcPr>
            <w:tcW w:w="0" w:type="auto"/>
          </w:tcPr>
          <w:p w14:paraId="3589A560" w14:textId="77777777" w:rsidR="0020256D" w:rsidRDefault="00000000">
            <w:pPr>
              <w:pStyle w:val="Compact"/>
            </w:pPr>
            <w:r>
              <w:t>Hitler</w:t>
            </w:r>
          </w:p>
        </w:tc>
        <w:tc>
          <w:tcPr>
            <w:tcW w:w="0" w:type="auto"/>
          </w:tcPr>
          <w:p w14:paraId="7C9A3355" w14:textId="77777777" w:rsidR="0020256D" w:rsidRDefault="00000000">
            <w:pPr>
              <w:pStyle w:val="Compact"/>
            </w:pPr>
            <w:r>
              <w:t>0.76</w:t>
            </w:r>
          </w:p>
        </w:tc>
        <w:tc>
          <w:tcPr>
            <w:tcW w:w="0" w:type="auto"/>
          </w:tcPr>
          <w:p w14:paraId="42B02D74" w14:textId="77777777" w:rsidR="0020256D" w:rsidRDefault="00000000">
            <w:pPr>
              <w:pStyle w:val="Compact"/>
            </w:pPr>
            <w:r>
              <w:t>waffen-ss</w:t>
            </w:r>
          </w:p>
        </w:tc>
        <w:tc>
          <w:tcPr>
            <w:tcW w:w="0" w:type="auto"/>
          </w:tcPr>
          <w:p w14:paraId="7BCC926E" w14:textId="77777777" w:rsidR="0020256D" w:rsidRDefault="00000000">
            <w:pPr>
              <w:pStyle w:val="Compact"/>
            </w:pPr>
            <w:r>
              <w:t>Waffen-SS</w:t>
            </w:r>
          </w:p>
        </w:tc>
        <w:tc>
          <w:tcPr>
            <w:tcW w:w="0" w:type="auto"/>
          </w:tcPr>
          <w:p w14:paraId="721A7740" w14:textId="77777777" w:rsidR="0020256D" w:rsidRDefault="00000000">
            <w:pPr>
              <w:pStyle w:val="Compact"/>
            </w:pPr>
            <w:r>
              <w:t>0.74</w:t>
            </w:r>
          </w:p>
        </w:tc>
        <w:tc>
          <w:tcPr>
            <w:tcW w:w="0" w:type="auto"/>
          </w:tcPr>
          <w:p w14:paraId="7C5DC4AA" w14:textId="77777777" w:rsidR="0020256D" w:rsidRDefault="00000000">
            <w:pPr>
              <w:pStyle w:val="Compact"/>
            </w:pPr>
            <w:r>
              <w:t>nationalsozialist</w:t>
            </w:r>
          </w:p>
        </w:tc>
        <w:tc>
          <w:tcPr>
            <w:tcW w:w="0" w:type="auto"/>
          </w:tcPr>
          <w:p w14:paraId="344E95AF" w14:textId="77777777" w:rsidR="0020256D" w:rsidRDefault="00000000">
            <w:pPr>
              <w:pStyle w:val="Compact"/>
            </w:pPr>
            <w:r>
              <w:t>Nazi</w:t>
            </w:r>
          </w:p>
        </w:tc>
        <w:tc>
          <w:tcPr>
            <w:tcW w:w="0" w:type="auto"/>
          </w:tcPr>
          <w:p w14:paraId="45D13204" w14:textId="77777777" w:rsidR="0020256D" w:rsidRDefault="00000000">
            <w:pPr>
              <w:pStyle w:val="Compact"/>
            </w:pPr>
            <w:r>
              <w:t>0.75</w:t>
            </w:r>
          </w:p>
        </w:tc>
        <w:tc>
          <w:tcPr>
            <w:tcW w:w="0" w:type="auto"/>
          </w:tcPr>
          <w:p w14:paraId="05789C52" w14:textId="77777777" w:rsidR="0020256D" w:rsidRDefault="00000000">
            <w:pPr>
              <w:pStyle w:val="Compact"/>
            </w:pPr>
            <w:r>
              <w:t>1945</w:t>
            </w:r>
          </w:p>
        </w:tc>
        <w:tc>
          <w:tcPr>
            <w:tcW w:w="0" w:type="auto"/>
          </w:tcPr>
          <w:p w14:paraId="7F11B998" w14:textId="77777777" w:rsidR="0020256D" w:rsidRDefault="00000000">
            <w:pPr>
              <w:pStyle w:val="Compact"/>
            </w:pPr>
            <w:r>
              <w:t>1945</w:t>
            </w:r>
          </w:p>
        </w:tc>
        <w:tc>
          <w:tcPr>
            <w:tcW w:w="0" w:type="auto"/>
          </w:tcPr>
          <w:p w14:paraId="660A0B2E" w14:textId="77777777" w:rsidR="0020256D" w:rsidRDefault="00000000">
            <w:pPr>
              <w:pStyle w:val="Compact"/>
            </w:pPr>
            <w:r>
              <w:t>0.77</w:t>
            </w:r>
          </w:p>
        </w:tc>
        <w:tc>
          <w:tcPr>
            <w:tcW w:w="0" w:type="auto"/>
          </w:tcPr>
          <w:p w14:paraId="2A5BD36E" w14:textId="77777777" w:rsidR="0020256D" w:rsidRDefault="00000000">
            <w:pPr>
              <w:pStyle w:val="Compact"/>
            </w:pPr>
            <w:r>
              <w:t>waffen-ss</w:t>
            </w:r>
          </w:p>
        </w:tc>
        <w:tc>
          <w:tcPr>
            <w:tcW w:w="0" w:type="auto"/>
          </w:tcPr>
          <w:p w14:paraId="1FCAF622" w14:textId="77777777" w:rsidR="0020256D" w:rsidRDefault="00000000">
            <w:pPr>
              <w:pStyle w:val="Compact"/>
            </w:pPr>
            <w:r>
              <w:t>Waffen-SS</w:t>
            </w:r>
          </w:p>
        </w:tc>
        <w:tc>
          <w:tcPr>
            <w:tcW w:w="0" w:type="auto"/>
          </w:tcPr>
          <w:p w14:paraId="485141A8" w14:textId="77777777" w:rsidR="0020256D" w:rsidRDefault="00000000">
            <w:pPr>
              <w:pStyle w:val="Compact"/>
            </w:pPr>
            <w:r>
              <w:t>0.78</w:t>
            </w:r>
          </w:p>
        </w:tc>
      </w:tr>
      <w:tr w:rsidR="0020256D" w14:paraId="67427E3E" w14:textId="77777777">
        <w:tc>
          <w:tcPr>
            <w:tcW w:w="0" w:type="auto"/>
          </w:tcPr>
          <w:p w14:paraId="5E13718E" w14:textId="77777777" w:rsidR="0020256D" w:rsidRDefault="00000000">
            <w:pPr>
              <w:pStyle w:val="Compact"/>
            </w:pPr>
            <w:r>
              <w:t>of</w:t>
            </w:r>
            <w:r>
              <w:lastRenderedPageBreak/>
              <w:t>fizier</w:t>
            </w:r>
          </w:p>
        </w:tc>
        <w:tc>
          <w:tcPr>
            <w:tcW w:w="0" w:type="auto"/>
          </w:tcPr>
          <w:p w14:paraId="2AF84D4C" w14:textId="77777777" w:rsidR="0020256D" w:rsidRDefault="00000000">
            <w:pPr>
              <w:pStyle w:val="Compact"/>
            </w:pPr>
            <w:r>
              <w:lastRenderedPageBreak/>
              <w:t>of</w:t>
            </w:r>
            <w:r>
              <w:lastRenderedPageBreak/>
              <w:t>ficer</w:t>
            </w:r>
          </w:p>
        </w:tc>
        <w:tc>
          <w:tcPr>
            <w:tcW w:w="0" w:type="auto"/>
          </w:tcPr>
          <w:p w14:paraId="12BA27FE" w14:textId="77777777" w:rsidR="0020256D" w:rsidRDefault="00000000">
            <w:pPr>
              <w:pStyle w:val="Compact"/>
            </w:pPr>
            <w:r>
              <w:lastRenderedPageBreak/>
              <w:t>0.</w:t>
            </w:r>
            <w:r>
              <w:lastRenderedPageBreak/>
              <w:t>73</w:t>
            </w:r>
          </w:p>
        </w:tc>
        <w:tc>
          <w:tcPr>
            <w:tcW w:w="0" w:type="auto"/>
          </w:tcPr>
          <w:p w14:paraId="0A9CE46A" w14:textId="77777777" w:rsidR="0020256D" w:rsidRDefault="00000000">
            <w:pPr>
              <w:pStyle w:val="Compact"/>
            </w:pPr>
            <w:r>
              <w:lastRenderedPageBreak/>
              <w:t>re</w:t>
            </w:r>
            <w:r>
              <w:lastRenderedPageBreak/>
              <w:t>ichswehr</w:t>
            </w:r>
          </w:p>
        </w:tc>
        <w:tc>
          <w:tcPr>
            <w:tcW w:w="0" w:type="auto"/>
          </w:tcPr>
          <w:p w14:paraId="3FF35F45" w14:textId="77777777" w:rsidR="0020256D" w:rsidRDefault="00000000">
            <w:pPr>
              <w:pStyle w:val="Compact"/>
            </w:pPr>
            <w:r>
              <w:lastRenderedPageBreak/>
              <w:t>Re</w:t>
            </w:r>
            <w:r>
              <w:lastRenderedPageBreak/>
              <w:t>ichswehr</w:t>
            </w:r>
          </w:p>
        </w:tc>
        <w:tc>
          <w:tcPr>
            <w:tcW w:w="0" w:type="auto"/>
          </w:tcPr>
          <w:p w14:paraId="769AACB6" w14:textId="77777777" w:rsidR="0020256D" w:rsidRDefault="00000000">
            <w:pPr>
              <w:pStyle w:val="Compact"/>
            </w:pPr>
            <w:r>
              <w:lastRenderedPageBreak/>
              <w:t>0.</w:t>
            </w:r>
            <w:r>
              <w:lastRenderedPageBreak/>
              <w:t>72</w:t>
            </w:r>
          </w:p>
        </w:tc>
        <w:tc>
          <w:tcPr>
            <w:tcW w:w="0" w:type="auto"/>
          </w:tcPr>
          <w:p w14:paraId="26E0A95F" w14:textId="77777777" w:rsidR="0020256D" w:rsidRDefault="00000000">
            <w:pPr>
              <w:pStyle w:val="Compact"/>
            </w:pPr>
            <w:r>
              <w:lastRenderedPageBreak/>
              <w:t>wa</w:t>
            </w:r>
            <w:r>
              <w:lastRenderedPageBreak/>
              <w:t>ffen-ss</w:t>
            </w:r>
          </w:p>
        </w:tc>
        <w:tc>
          <w:tcPr>
            <w:tcW w:w="0" w:type="auto"/>
          </w:tcPr>
          <w:p w14:paraId="13CE60AE" w14:textId="77777777" w:rsidR="0020256D" w:rsidRDefault="00000000">
            <w:pPr>
              <w:pStyle w:val="Compact"/>
            </w:pPr>
            <w:r>
              <w:lastRenderedPageBreak/>
              <w:t>Wa</w:t>
            </w:r>
            <w:r>
              <w:lastRenderedPageBreak/>
              <w:t>ffen-SS</w:t>
            </w:r>
          </w:p>
        </w:tc>
        <w:tc>
          <w:tcPr>
            <w:tcW w:w="0" w:type="auto"/>
          </w:tcPr>
          <w:p w14:paraId="6F5FAB68" w14:textId="77777777" w:rsidR="0020256D" w:rsidRDefault="00000000">
            <w:pPr>
              <w:pStyle w:val="Compact"/>
            </w:pPr>
            <w:r>
              <w:lastRenderedPageBreak/>
              <w:t>0.</w:t>
            </w:r>
            <w:r>
              <w:lastRenderedPageBreak/>
              <w:t>74</w:t>
            </w:r>
          </w:p>
        </w:tc>
        <w:tc>
          <w:tcPr>
            <w:tcW w:w="0" w:type="auto"/>
          </w:tcPr>
          <w:p w14:paraId="443F9776" w14:textId="77777777" w:rsidR="0020256D" w:rsidRDefault="00000000">
            <w:pPr>
              <w:pStyle w:val="Compact"/>
            </w:pPr>
            <w:r>
              <w:lastRenderedPageBreak/>
              <w:t>nv</w:t>
            </w:r>
            <w:r>
              <w:lastRenderedPageBreak/>
              <w:t>a</w:t>
            </w:r>
          </w:p>
        </w:tc>
        <w:tc>
          <w:tcPr>
            <w:tcW w:w="0" w:type="auto"/>
          </w:tcPr>
          <w:p w14:paraId="56A26C3F" w14:textId="77777777" w:rsidR="0020256D" w:rsidRDefault="00000000">
            <w:pPr>
              <w:pStyle w:val="Compact"/>
            </w:pPr>
            <w:r>
              <w:lastRenderedPageBreak/>
              <w:t>NV</w:t>
            </w:r>
            <w:r>
              <w:lastRenderedPageBreak/>
              <w:t>A</w:t>
            </w:r>
          </w:p>
        </w:tc>
        <w:tc>
          <w:tcPr>
            <w:tcW w:w="0" w:type="auto"/>
          </w:tcPr>
          <w:p w14:paraId="301F99AF" w14:textId="77777777" w:rsidR="0020256D" w:rsidRDefault="00000000">
            <w:pPr>
              <w:pStyle w:val="Compact"/>
            </w:pPr>
            <w:r>
              <w:lastRenderedPageBreak/>
              <w:t>0.</w:t>
            </w:r>
            <w:r>
              <w:lastRenderedPageBreak/>
              <w:t>7</w:t>
            </w:r>
          </w:p>
        </w:tc>
        <w:tc>
          <w:tcPr>
            <w:tcW w:w="0" w:type="auto"/>
          </w:tcPr>
          <w:p w14:paraId="47579E86" w14:textId="77777777" w:rsidR="0020256D" w:rsidRDefault="00000000">
            <w:pPr>
              <w:pStyle w:val="Compact"/>
            </w:pPr>
            <w:r>
              <w:lastRenderedPageBreak/>
              <w:t>so</w:t>
            </w:r>
            <w:r>
              <w:lastRenderedPageBreak/>
              <w:t>ldatentum</w:t>
            </w:r>
          </w:p>
        </w:tc>
        <w:tc>
          <w:tcPr>
            <w:tcW w:w="0" w:type="auto"/>
          </w:tcPr>
          <w:p w14:paraId="07694D41" w14:textId="77777777" w:rsidR="0020256D" w:rsidRDefault="00000000">
            <w:pPr>
              <w:pStyle w:val="Compact"/>
            </w:pPr>
            <w:r>
              <w:lastRenderedPageBreak/>
              <w:t>so</w:t>
            </w:r>
            <w:r>
              <w:lastRenderedPageBreak/>
              <w:t>ldiery</w:t>
            </w:r>
          </w:p>
        </w:tc>
        <w:tc>
          <w:tcPr>
            <w:tcW w:w="0" w:type="auto"/>
          </w:tcPr>
          <w:p w14:paraId="6DC57088" w14:textId="77777777" w:rsidR="0020256D" w:rsidRDefault="00000000">
            <w:pPr>
              <w:pStyle w:val="Compact"/>
            </w:pPr>
            <w:r>
              <w:lastRenderedPageBreak/>
              <w:t>0.</w:t>
            </w:r>
            <w:r>
              <w:lastRenderedPageBreak/>
              <w:t>7</w:t>
            </w:r>
          </w:p>
        </w:tc>
        <w:tc>
          <w:tcPr>
            <w:tcW w:w="0" w:type="auto"/>
          </w:tcPr>
          <w:p w14:paraId="4A7AFAE8" w14:textId="77777777" w:rsidR="0020256D" w:rsidRDefault="00000000">
            <w:pPr>
              <w:pStyle w:val="Compact"/>
            </w:pPr>
            <w:r>
              <w:lastRenderedPageBreak/>
              <w:t>wa</w:t>
            </w:r>
            <w:r>
              <w:lastRenderedPageBreak/>
              <w:t>ffen-ss</w:t>
            </w:r>
          </w:p>
        </w:tc>
        <w:tc>
          <w:tcPr>
            <w:tcW w:w="0" w:type="auto"/>
          </w:tcPr>
          <w:p w14:paraId="6AF86687" w14:textId="77777777" w:rsidR="0020256D" w:rsidRDefault="00000000">
            <w:pPr>
              <w:pStyle w:val="Compact"/>
            </w:pPr>
            <w:r>
              <w:lastRenderedPageBreak/>
              <w:t>Wa</w:t>
            </w:r>
            <w:r>
              <w:lastRenderedPageBreak/>
              <w:t>ffen-SS</w:t>
            </w:r>
          </w:p>
        </w:tc>
        <w:tc>
          <w:tcPr>
            <w:tcW w:w="0" w:type="auto"/>
          </w:tcPr>
          <w:p w14:paraId="5682377C" w14:textId="77777777" w:rsidR="0020256D" w:rsidRDefault="00000000">
            <w:pPr>
              <w:pStyle w:val="Compact"/>
            </w:pPr>
            <w:r>
              <w:lastRenderedPageBreak/>
              <w:t>0.</w:t>
            </w:r>
            <w:r>
              <w:lastRenderedPageBreak/>
              <w:t>71</w:t>
            </w:r>
          </w:p>
        </w:tc>
        <w:tc>
          <w:tcPr>
            <w:tcW w:w="0" w:type="auto"/>
          </w:tcPr>
          <w:p w14:paraId="5C97865B" w14:textId="77777777" w:rsidR="0020256D" w:rsidRDefault="00000000">
            <w:pPr>
              <w:pStyle w:val="Compact"/>
            </w:pPr>
            <w:r>
              <w:lastRenderedPageBreak/>
              <w:t>na</w:t>
            </w:r>
            <w:r>
              <w:lastRenderedPageBreak/>
              <w:t>zi</w:t>
            </w:r>
          </w:p>
        </w:tc>
        <w:tc>
          <w:tcPr>
            <w:tcW w:w="0" w:type="auto"/>
          </w:tcPr>
          <w:p w14:paraId="3C0A49FE" w14:textId="77777777" w:rsidR="0020256D" w:rsidRDefault="00000000">
            <w:pPr>
              <w:pStyle w:val="Compact"/>
            </w:pPr>
            <w:r>
              <w:lastRenderedPageBreak/>
              <w:t>Na</w:t>
            </w:r>
            <w:r>
              <w:lastRenderedPageBreak/>
              <w:t>zi</w:t>
            </w:r>
          </w:p>
        </w:tc>
        <w:tc>
          <w:tcPr>
            <w:tcW w:w="0" w:type="auto"/>
          </w:tcPr>
          <w:p w14:paraId="71C5758E" w14:textId="77777777" w:rsidR="0020256D" w:rsidRDefault="00000000">
            <w:pPr>
              <w:pStyle w:val="Compact"/>
            </w:pPr>
            <w:r>
              <w:lastRenderedPageBreak/>
              <w:t>0.</w:t>
            </w:r>
            <w:r>
              <w:lastRenderedPageBreak/>
              <w:t>69</w:t>
            </w:r>
          </w:p>
        </w:tc>
        <w:tc>
          <w:tcPr>
            <w:tcW w:w="0" w:type="auto"/>
          </w:tcPr>
          <w:p w14:paraId="3F3BB216" w14:textId="77777777" w:rsidR="0020256D" w:rsidRDefault="00000000">
            <w:pPr>
              <w:pStyle w:val="Compact"/>
            </w:pPr>
            <w:r>
              <w:lastRenderedPageBreak/>
              <w:t>hi</w:t>
            </w:r>
            <w:r>
              <w:lastRenderedPageBreak/>
              <w:t>tler</w:t>
            </w:r>
          </w:p>
        </w:tc>
        <w:tc>
          <w:tcPr>
            <w:tcW w:w="0" w:type="auto"/>
          </w:tcPr>
          <w:p w14:paraId="702BC63D" w14:textId="77777777" w:rsidR="0020256D" w:rsidRDefault="00000000">
            <w:pPr>
              <w:pStyle w:val="Compact"/>
            </w:pPr>
            <w:r>
              <w:lastRenderedPageBreak/>
              <w:t>Hi</w:t>
            </w:r>
            <w:r>
              <w:lastRenderedPageBreak/>
              <w:t>tler</w:t>
            </w:r>
          </w:p>
        </w:tc>
        <w:tc>
          <w:tcPr>
            <w:tcW w:w="0" w:type="auto"/>
          </w:tcPr>
          <w:p w14:paraId="5A61009A" w14:textId="77777777" w:rsidR="0020256D" w:rsidRDefault="00000000">
            <w:pPr>
              <w:pStyle w:val="Compact"/>
            </w:pPr>
            <w:r>
              <w:lastRenderedPageBreak/>
              <w:t>0.</w:t>
            </w:r>
            <w:r>
              <w:lastRenderedPageBreak/>
              <w:t>74</w:t>
            </w:r>
          </w:p>
        </w:tc>
        <w:tc>
          <w:tcPr>
            <w:tcW w:w="0" w:type="auto"/>
          </w:tcPr>
          <w:p w14:paraId="56610A42" w14:textId="77777777" w:rsidR="0020256D" w:rsidRDefault="00000000">
            <w:pPr>
              <w:pStyle w:val="Compact"/>
            </w:pPr>
            <w:r>
              <w:lastRenderedPageBreak/>
              <w:t>di</w:t>
            </w:r>
            <w:r>
              <w:lastRenderedPageBreak/>
              <w:t>etl</w:t>
            </w:r>
          </w:p>
        </w:tc>
        <w:tc>
          <w:tcPr>
            <w:tcW w:w="0" w:type="auto"/>
          </w:tcPr>
          <w:p w14:paraId="63D3588C" w14:textId="77777777" w:rsidR="0020256D" w:rsidRDefault="00000000">
            <w:pPr>
              <w:pStyle w:val="Compact"/>
            </w:pPr>
            <w:r>
              <w:lastRenderedPageBreak/>
              <w:t>Di</w:t>
            </w:r>
            <w:r>
              <w:lastRenderedPageBreak/>
              <w:t>etl</w:t>
            </w:r>
          </w:p>
        </w:tc>
        <w:tc>
          <w:tcPr>
            <w:tcW w:w="0" w:type="auto"/>
          </w:tcPr>
          <w:p w14:paraId="3DF8D325" w14:textId="77777777" w:rsidR="0020256D" w:rsidRDefault="00000000">
            <w:pPr>
              <w:pStyle w:val="Compact"/>
            </w:pPr>
            <w:r>
              <w:lastRenderedPageBreak/>
              <w:t>0.</w:t>
            </w:r>
            <w:r>
              <w:lastRenderedPageBreak/>
              <w:t>75</w:t>
            </w:r>
          </w:p>
        </w:tc>
        <w:tc>
          <w:tcPr>
            <w:tcW w:w="0" w:type="auto"/>
          </w:tcPr>
          <w:p w14:paraId="0DC8F595" w14:textId="77777777" w:rsidR="0020256D" w:rsidRDefault="00000000">
            <w:pPr>
              <w:pStyle w:val="Compact"/>
            </w:pPr>
            <w:r>
              <w:lastRenderedPageBreak/>
              <w:t>na</w:t>
            </w:r>
            <w:r>
              <w:lastRenderedPageBreak/>
              <w:t>tionalsozialismus</w:t>
            </w:r>
          </w:p>
        </w:tc>
        <w:tc>
          <w:tcPr>
            <w:tcW w:w="0" w:type="auto"/>
          </w:tcPr>
          <w:p w14:paraId="7181FF03" w14:textId="77777777" w:rsidR="0020256D" w:rsidRDefault="00000000">
            <w:pPr>
              <w:pStyle w:val="Compact"/>
            </w:pPr>
            <w:r>
              <w:lastRenderedPageBreak/>
              <w:t>Na</w:t>
            </w:r>
            <w:r>
              <w:lastRenderedPageBreak/>
              <w:t>zi</w:t>
            </w:r>
          </w:p>
        </w:tc>
        <w:tc>
          <w:tcPr>
            <w:tcW w:w="0" w:type="auto"/>
          </w:tcPr>
          <w:p w14:paraId="23210489" w14:textId="77777777" w:rsidR="0020256D" w:rsidRDefault="00000000">
            <w:pPr>
              <w:pStyle w:val="Compact"/>
            </w:pPr>
            <w:r>
              <w:lastRenderedPageBreak/>
              <w:t>0.</w:t>
            </w:r>
            <w:r>
              <w:lastRenderedPageBreak/>
              <w:t>73</w:t>
            </w:r>
          </w:p>
        </w:tc>
        <w:tc>
          <w:tcPr>
            <w:tcW w:w="0" w:type="auto"/>
          </w:tcPr>
          <w:p w14:paraId="44B7CBB8" w14:textId="77777777" w:rsidR="0020256D" w:rsidRDefault="00000000">
            <w:pPr>
              <w:pStyle w:val="Compact"/>
            </w:pPr>
            <w:r>
              <w:lastRenderedPageBreak/>
              <w:t>hi</w:t>
            </w:r>
            <w:r>
              <w:lastRenderedPageBreak/>
              <w:t>tler</w:t>
            </w:r>
          </w:p>
        </w:tc>
        <w:tc>
          <w:tcPr>
            <w:tcW w:w="0" w:type="auto"/>
          </w:tcPr>
          <w:p w14:paraId="5A0F246A" w14:textId="77777777" w:rsidR="0020256D" w:rsidRDefault="00000000">
            <w:pPr>
              <w:pStyle w:val="Compact"/>
            </w:pPr>
            <w:r>
              <w:lastRenderedPageBreak/>
              <w:t>Hi</w:t>
            </w:r>
            <w:r>
              <w:lastRenderedPageBreak/>
              <w:t>tler</w:t>
            </w:r>
          </w:p>
        </w:tc>
        <w:tc>
          <w:tcPr>
            <w:tcW w:w="0" w:type="auto"/>
          </w:tcPr>
          <w:p w14:paraId="11F4D6CB" w14:textId="77777777" w:rsidR="0020256D" w:rsidRDefault="00000000">
            <w:pPr>
              <w:pStyle w:val="Compact"/>
            </w:pPr>
            <w:r>
              <w:lastRenderedPageBreak/>
              <w:t>0.</w:t>
            </w:r>
            <w:r>
              <w:lastRenderedPageBreak/>
              <w:t>75</w:t>
            </w:r>
          </w:p>
        </w:tc>
        <w:tc>
          <w:tcPr>
            <w:tcW w:w="0" w:type="auto"/>
          </w:tcPr>
          <w:p w14:paraId="78E0ECE1" w14:textId="77777777" w:rsidR="0020256D" w:rsidRDefault="00000000">
            <w:pPr>
              <w:pStyle w:val="Compact"/>
            </w:pPr>
            <w:r>
              <w:lastRenderedPageBreak/>
              <w:t>ko</w:t>
            </w:r>
            <w:r>
              <w:lastRenderedPageBreak/>
              <w:t>nzentrationslager</w:t>
            </w:r>
          </w:p>
        </w:tc>
        <w:tc>
          <w:tcPr>
            <w:tcW w:w="0" w:type="auto"/>
          </w:tcPr>
          <w:p w14:paraId="67EC6A59" w14:textId="77777777" w:rsidR="0020256D" w:rsidRDefault="00000000">
            <w:pPr>
              <w:pStyle w:val="Compact"/>
            </w:pPr>
            <w:r>
              <w:lastRenderedPageBreak/>
              <w:t>co</w:t>
            </w:r>
            <w:r>
              <w:lastRenderedPageBreak/>
              <w:t>ncentration camp</w:t>
            </w:r>
          </w:p>
        </w:tc>
        <w:tc>
          <w:tcPr>
            <w:tcW w:w="0" w:type="auto"/>
          </w:tcPr>
          <w:p w14:paraId="73B8C6D9" w14:textId="77777777" w:rsidR="0020256D" w:rsidRDefault="00000000">
            <w:pPr>
              <w:pStyle w:val="Compact"/>
            </w:pPr>
            <w:r>
              <w:lastRenderedPageBreak/>
              <w:t>0.</w:t>
            </w:r>
            <w:r>
              <w:lastRenderedPageBreak/>
              <w:t>75</w:t>
            </w:r>
          </w:p>
        </w:tc>
        <w:tc>
          <w:tcPr>
            <w:tcW w:w="0" w:type="auto"/>
          </w:tcPr>
          <w:p w14:paraId="12B16FF7" w14:textId="77777777" w:rsidR="0020256D" w:rsidRDefault="00000000">
            <w:pPr>
              <w:pStyle w:val="Compact"/>
            </w:pPr>
            <w:r>
              <w:lastRenderedPageBreak/>
              <w:t>19</w:t>
            </w:r>
            <w:r>
              <w:lastRenderedPageBreak/>
              <w:t>41</w:t>
            </w:r>
          </w:p>
        </w:tc>
        <w:tc>
          <w:tcPr>
            <w:tcW w:w="0" w:type="auto"/>
          </w:tcPr>
          <w:p w14:paraId="3C211765" w14:textId="77777777" w:rsidR="0020256D" w:rsidRDefault="00000000">
            <w:pPr>
              <w:pStyle w:val="Compact"/>
            </w:pPr>
            <w:r>
              <w:lastRenderedPageBreak/>
              <w:t>19</w:t>
            </w:r>
            <w:r>
              <w:lastRenderedPageBreak/>
              <w:t>41</w:t>
            </w:r>
          </w:p>
        </w:tc>
        <w:tc>
          <w:tcPr>
            <w:tcW w:w="0" w:type="auto"/>
          </w:tcPr>
          <w:p w14:paraId="5C8B4E2A" w14:textId="77777777" w:rsidR="0020256D" w:rsidRDefault="00000000">
            <w:pPr>
              <w:pStyle w:val="Compact"/>
            </w:pPr>
            <w:r>
              <w:lastRenderedPageBreak/>
              <w:t>0.</w:t>
            </w:r>
            <w:r>
              <w:lastRenderedPageBreak/>
              <w:t>77</w:t>
            </w:r>
          </w:p>
        </w:tc>
      </w:tr>
      <w:tr w:rsidR="0020256D" w14:paraId="70C7EAFE" w14:textId="77777777">
        <w:tc>
          <w:tcPr>
            <w:tcW w:w="0" w:type="auto"/>
          </w:tcPr>
          <w:p w14:paraId="7CF1FA52" w14:textId="77777777" w:rsidR="0020256D" w:rsidRDefault="00000000">
            <w:pPr>
              <w:pStyle w:val="Compact"/>
            </w:pPr>
            <w:r>
              <w:lastRenderedPageBreak/>
              <w:t>heer</w:t>
            </w:r>
          </w:p>
        </w:tc>
        <w:tc>
          <w:tcPr>
            <w:tcW w:w="0" w:type="auto"/>
          </w:tcPr>
          <w:p w14:paraId="6A1D07E9" w14:textId="77777777" w:rsidR="0020256D" w:rsidRDefault="00000000">
            <w:pPr>
              <w:pStyle w:val="Compact"/>
            </w:pPr>
            <w:r>
              <w:t>army</w:t>
            </w:r>
          </w:p>
        </w:tc>
        <w:tc>
          <w:tcPr>
            <w:tcW w:w="0" w:type="auto"/>
          </w:tcPr>
          <w:p w14:paraId="76C553AD" w14:textId="77777777" w:rsidR="0020256D" w:rsidRDefault="00000000">
            <w:pPr>
              <w:pStyle w:val="Compact"/>
            </w:pPr>
            <w:r>
              <w:t>0.73</w:t>
            </w:r>
          </w:p>
        </w:tc>
        <w:tc>
          <w:tcPr>
            <w:tcW w:w="0" w:type="auto"/>
          </w:tcPr>
          <w:p w14:paraId="0B28127B" w14:textId="77777777" w:rsidR="0020256D" w:rsidRDefault="00000000">
            <w:pPr>
              <w:pStyle w:val="Compact"/>
            </w:pPr>
            <w:r>
              <w:t>heer</w:t>
            </w:r>
          </w:p>
        </w:tc>
        <w:tc>
          <w:tcPr>
            <w:tcW w:w="0" w:type="auto"/>
          </w:tcPr>
          <w:p w14:paraId="1B59AB43" w14:textId="77777777" w:rsidR="0020256D" w:rsidRDefault="00000000">
            <w:pPr>
              <w:pStyle w:val="Compact"/>
            </w:pPr>
            <w:r>
              <w:t>Army</w:t>
            </w:r>
          </w:p>
        </w:tc>
        <w:tc>
          <w:tcPr>
            <w:tcW w:w="0" w:type="auto"/>
          </w:tcPr>
          <w:p w14:paraId="5A0BF41E" w14:textId="77777777" w:rsidR="0020256D" w:rsidRDefault="00000000">
            <w:pPr>
              <w:pStyle w:val="Compact"/>
            </w:pPr>
            <w:r>
              <w:t>0.7</w:t>
            </w:r>
          </w:p>
        </w:tc>
        <w:tc>
          <w:tcPr>
            <w:tcW w:w="0" w:type="auto"/>
          </w:tcPr>
          <w:p w14:paraId="17A10761" w14:textId="77777777" w:rsidR="0020256D" w:rsidRDefault="00000000">
            <w:pPr>
              <w:pStyle w:val="Compact"/>
            </w:pPr>
            <w:r>
              <w:t>legion</w:t>
            </w:r>
          </w:p>
        </w:tc>
        <w:tc>
          <w:tcPr>
            <w:tcW w:w="0" w:type="auto"/>
          </w:tcPr>
          <w:p w14:paraId="17A4DDF8" w14:textId="77777777" w:rsidR="0020256D" w:rsidRDefault="00000000">
            <w:pPr>
              <w:pStyle w:val="Compact"/>
            </w:pPr>
            <w:r>
              <w:t>legion</w:t>
            </w:r>
          </w:p>
        </w:tc>
        <w:tc>
          <w:tcPr>
            <w:tcW w:w="0" w:type="auto"/>
          </w:tcPr>
          <w:p w14:paraId="2AE442BE" w14:textId="77777777" w:rsidR="0020256D" w:rsidRDefault="00000000">
            <w:pPr>
              <w:pStyle w:val="Compact"/>
            </w:pPr>
            <w:r>
              <w:t>0.68</w:t>
            </w:r>
          </w:p>
        </w:tc>
        <w:tc>
          <w:tcPr>
            <w:tcW w:w="0" w:type="auto"/>
          </w:tcPr>
          <w:p w14:paraId="11E15016" w14:textId="77777777" w:rsidR="0020256D" w:rsidRDefault="00000000">
            <w:pPr>
              <w:pStyle w:val="Compact"/>
            </w:pPr>
            <w:r>
              <w:t>soldatentum</w:t>
            </w:r>
          </w:p>
        </w:tc>
        <w:tc>
          <w:tcPr>
            <w:tcW w:w="0" w:type="auto"/>
          </w:tcPr>
          <w:p w14:paraId="0BCA2666" w14:textId="77777777" w:rsidR="0020256D" w:rsidRDefault="00000000">
            <w:pPr>
              <w:pStyle w:val="Compact"/>
            </w:pPr>
            <w:r>
              <w:t>soldiery</w:t>
            </w:r>
          </w:p>
        </w:tc>
        <w:tc>
          <w:tcPr>
            <w:tcW w:w="0" w:type="auto"/>
          </w:tcPr>
          <w:p w14:paraId="652FD8B1" w14:textId="77777777" w:rsidR="0020256D" w:rsidRDefault="00000000">
            <w:pPr>
              <w:pStyle w:val="Compact"/>
            </w:pPr>
            <w:r>
              <w:t>0.69</w:t>
            </w:r>
          </w:p>
        </w:tc>
        <w:tc>
          <w:tcPr>
            <w:tcW w:w="0" w:type="auto"/>
          </w:tcPr>
          <w:p w14:paraId="7798DCA2" w14:textId="77777777" w:rsidR="0020256D" w:rsidRDefault="00000000">
            <w:pPr>
              <w:pStyle w:val="Compact"/>
            </w:pPr>
            <w:r>
              <w:t>armee</w:t>
            </w:r>
          </w:p>
        </w:tc>
        <w:tc>
          <w:tcPr>
            <w:tcW w:w="0" w:type="auto"/>
          </w:tcPr>
          <w:p w14:paraId="3E5526FE" w14:textId="77777777" w:rsidR="0020256D" w:rsidRDefault="00000000">
            <w:pPr>
              <w:pStyle w:val="Compact"/>
            </w:pPr>
            <w:r>
              <w:t>army</w:t>
            </w:r>
          </w:p>
        </w:tc>
        <w:tc>
          <w:tcPr>
            <w:tcW w:w="0" w:type="auto"/>
          </w:tcPr>
          <w:p w14:paraId="63C5A6BA" w14:textId="77777777" w:rsidR="0020256D" w:rsidRDefault="00000000">
            <w:pPr>
              <w:pStyle w:val="Compact"/>
            </w:pPr>
            <w:r>
              <w:t>0.7</w:t>
            </w:r>
          </w:p>
        </w:tc>
        <w:tc>
          <w:tcPr>
            <w:tcW w:w="0" w:type="auto"/>
          </w:tcPr>
          <w:p w14:paraId="309A2036" w14:textId="77777777" w:rsidR="0020256D" w:rsidRDefault="00000000">
            <w:pPr>
              <w:pStyle w:val="Compact"/>
            </w:pPr>
            <w:r>
              <w:t>kaiserlich</w:t>
            </w:r>
          </w:p>
        </w:tc>
        <w:tc>
          <w:tcPr>
            <w:tcW w:w="0" w:type="auto"/>
          </w:tcPr>
          <w:p w14:paraId="23D28E03" w14:textId="77777777" w:rsidR="0020256D" w:rsidRDefault="00000000">
            <w:pPr>
              <w:pStyle w:val="Compact"/>
            </w:pPr>
            <w:r>
              <w:t>imperial</w:t>
            </w:r>
          </w:p>
        </w:tc>
        <w:tc>
          <w:tcPr>
            <w:tcW w:w="0" w:type="auto"/>
          </w:tcPr>
          <w:p w14:paraId="5F9ECD20" w14:textId="77777777" w:rsidR="0020256D" w:rsidRDefault="00000000">
            <w:pPr>
              <w:pStyle w:val="Compact"/>
            </w:pPr>
            <w:r>
              <w:t>0.71</w:t>
            </w:r>
          </w:p>
        </w:tc>
        <w:tc>
          <w:tcPr>
            <w:tcW w:w="0" w:type="auto"/>
          </w:tcPr>
          <w:p w14:paraId="6A301BC4" w14:textId="77777777" w:rsidR="0020256D" w:rsidRDefault="00000000">
            <w:pPr>
              <w:pStyle w:val="Compact"/>
            </w:pPr>
            <w:r>
              <w:t>1918</w:t>
            </w:r>
          </w:p>
        </w:tc>
        <w:tc>
          <w:tcPr>
            <w:tcW w:w="0" w:type="auto"/>
          </w:tcPr>
          <w:p w14:paraId="52A6118F" w14:textId="77777777" w:rsidR="0020256D" w:rsidRDefault="00000000">
            <w:pPr>
              <w:pStyle w:val="Compact"/>
            </w:pPr>
            <w:r>
              <w:t>1918</w:t>
            </w:r>
          </w:p>
        </w:tc>
        <w:tc>
          <w:tcPr>
            <w:tcW w:w="0" w:type="auto"/>
          </w:tcPr>
          <w:p w14:paraId="47FC6F3E" w14:textId="77777777" w:rsidR="0020256D" w:rsidRDefault="00000000">
            <w:pPr>
              <w:pStyle w:val="Compact"/>
            </w:pPr>
            <w:r>
              <w:t>0.68</w:t>
            </w:r>
          </w:p>
        </w:tc>
        <w:tc>
          <w:tcPr>
            <w:tcW w:w="0" w:type="auto"/>
          </w:tcPr>
          <w:p w14:paraId="3A4484A0" w14:textId="77777777" w:rsidR="0020256D" w:rsidRDefault="00000000">
            <w:pPr>
              <w:pStyle w:val="Compact"/>
            </w:pPr>
            <w:r>
              <w:t>condor</w:t>
            </w:r>
          </w:p>
        </w:tc>
        <w:tc>
          <w:tcPr>
            <w:tcW w:w="0" w:type="auto"/>
          </w:tcPr>
          <w:p w14:paraId="71A0C590" w14:textId="77777777" w:rsidR="0020256D" w:rsidRDefault="00000000">
            <w:pPr>
              <w:pStyle w:val="Compact"/>
            </w:pPr>
            <w:r>
              <w:t>condor</w:t>
            </w:r>
          </w:p>
        </w:tc>
        <w:tc>
          <w:tcPr>
            <w:tcW w:w="0" w:type="auto"/>
          </w:tcPr>
          <w:p w14:paraId="3FC8248B" w14:textId="77777777" w:rsidR="0020256D" w:rsidRDefault="00000000">
            <w:pPr>
              <w:pStyle w:val="Compact"/>
            </w:pPr>
            <w:r>
              <w:t>0.73</w:t>
            </w:r>
          </w:p>
        </w:tc>
        <w:tc>
          <w:tcPr>
            <w:tcW w:w="0" w:type="auto"/>
          </w:tcPr>
          <w:p w14:paraId="7C2EAC74" w14:textId="77777777" w:rsidR="0020256D" w:rsidRDefault="00000000">
            <w:pPr>
              <w:pStyle w:val="Compact"/>
            </w:pPr>
            <w:r>
              <w:t>nazi</w:t>
            </w:r>
          </w:p>
        </w:tc>
        <w:tc>
          <w:tcPr>
            <w:tcW w:w="0" w:type="auto"/>
          </w:tcPr>
          <w:p w14:paraId="259AD4AE" w14:textId="77777777" w:rsidR="0020256D" w:rsidRDefault="00000000">
            <w:pPr>
              <w:pStyle w:val="Compact"/>
            </w:pPr>
            <w:r>
              <w:t>Nazi</w:t>
            </w:r>
          </w:p>
        </w:tc>
        <w:tc>
          <w:tcPr>
            <w:tcW w:w="0" w:type="auto"/>
          </w:tcPr>
          <w:p w14:paraId="3FDDD879" w14:textId="77777777" w:rsidR="0020256D" w:rsidRDefault="00000000">
            <w:pPr>
              <w:pStyle w:val="Compact"/>
            </w:pPr>
            <w:r>
              <w:t>0.74</w:t>
            </w:r>
          </w:p>
        </w:tc>
        <w:tc>
          <w:tcPr>
            <w:tcW w:w="0" w:type="auto"/>
          </w:tcPr>
          <w:p w14:paraId="3CC67BD0" w14:textId="77777777" w:rsidR="0020256D" w:rsidRDefault="00000000">
            <w:pPr>
              <w:pStyle w:val="Compact"/>
            </w:pPr>
            <w:r>
              <w:t>nationalsozialist</w:t>
            </w:r>
          </w:p>
        </w:tc>
        <w:tc>
          <w:tcPr>
            <w:tcW w:w="0" w:type="auto"/>
          </w:tcPr>
          <w:p w14:paraId="2588BCF2" w14:textId="77777777" w:rsidR="0020256D" w:rsidRDefault="00000000">
            <w:pPr>
              <w:pStyle w:val="Compact"/>
            </w:pPr>
            <w:r>
              <w:t>Nazi</w:t>
            </w:r>
          </w:p>
        </w:tc>
        <w:tc>
          <w:tcPr>
            <w:tcW w:w="0" w:type="auto"/>
          </w:tcPr>
          <w:p w14:paraId="09C5565A" w14:textId="77777777" w:rsidR="0020256D" w:rsidRDefault="00000000">
            <w:pPr>
              <w:pStyle w:val="Compact"/>
            </w:pPr>
            <w:r>
              <w:t>0.72</w:t>
            </w:r>
          </w:p>
        </w:tc>
        <w:tc>
          <w:tcPr>
            <w:tcW w:w="0" w:type="auto"/>
          </w:tcPr>
          <w:p w14:paraId="728E6447" w14:textId="77777777" w:rsidR="0020256D" w:rsidRDefault="00000000">
            <w:pPr>
              <w:pStyle w:val="Compact"/>
            </w:pPr>
            <w:r>
              <w:t>widerstandskämpfer</w:t>
            </w:r>
          </w:p>
        </w:tc>
        <w:tc>
          <w:tcPr>
            <w:tcW w:w="0" w:type="auto"/>
          </w:tcPr>
          <w:p w14:paraId="5BA9F0BA" w14:textId="77777777" w:rsidR="0020256D" w:rsidRDefault="00000000">
            <w:pPr>
              <w:pStyle w:val="Compact"/>
            </w:pPr>
            <w:r>
              <w:t>resistance fighter</w:t>
            </w:r>
          </w:p>
        </w:tc>
        <w:tc>
          <w:tcPr>
            <w:tcW w:w="0" w:type="auto"/>
          </w:tcPr>
          <w:p w14:paraId="2184F001" w14:textId="77777777" w:rsidR="0020256D" w:rsidRDefault="00000000">
            <w:pPr>
              <w:pStyle w:val="Compact"/>
            </w:pPr>
            <w:r>
              <w:t>0.75</w:t>
            </w:r>
          </w:p>
        </w:tc>
        <w:tc>
          <w:tcPr>
            <w:tcW w:w="0" w:type="auto"/>
          </w:tcPr>
          <w:p w14:paraId="03F82771" w14:textId="77777777" w:rsidR="0020256D" w:rsidRDefault="00000000">
            <w:pPr>
              <w:pStyle w:val="Compact"/>
            </w:pPr>
            <w:r>
              <w:t>kriegsgefangene</w:t>
            </w:r>
          </w:p>
        </w:tc>
        <w:tc>
          <w:tcPr>
            <w:tcW w:w="0" w:type="auto"/>
          </w:tcPr>
          <w:p w14:paraId="620DBBB1" w14:textId="77777777" w:rsidR="0020256D" w:rsidRDefault="00000000">
            <w:pPr>
              <w:pStyle w:val="Compact"/>
            </w:pPr>
            <w:r>
              <w:t>POW</w:t>
            </w:r>
          </w:p>
        </w:tc>
        <w:tc>
          <w:tcPr>
            <w:tcW w:w="0" w:type="auto"/>
          </w:tcPr>
          <w:p w14:paraId="43E6647F" w14:textId="77777777" w:rsidR="0020256D" w:rsidRDefault="00000000">
            <w:pPr>
              <w:pStyle w:val="Compact"/>
            </w:pPr>
            <w:r>
              <w:t>0.75</w:t>
            </w:r>
          </w:p>
        </w:tc>
        <w:tc>
          <w:tcPr>
            <w:tcW w:w="0" w:type="auto"/>
          </w:tcPr>
          <w:p w14:paraId="78AA24E4" w14:textId="77777777" w:rsidR="0020256D" w:rsidRDefault="00000000">
            <w:pPr>
              <w:pStyle w:val="Compact"/>
            </w:pPr>
            <w:r>
              <w:t>1945</w:t>
            </w:r>
          </w:p>
        </w:tc>
        <w:tc>
          <w:tcPr>
            <w:tcW w:w="0" w:type="auto"/>
          </w:tcPr>
          <w:p w14:paraId="325626FB" w14:textId="77777777" w:rsidR="0020256D" w:rsidRDefault="00000000">
            <w:pPr>
              <w:pStyle w:val="Compact"/>
            </w:pPr>
            <w:r>
              <w:t>1945</w:t>
            </w:r>
          </w:p>
        </w:tc>
        <w:tc>
          <w:tcPr>
            <w:tcW w:w="0" w:type="auto"/>
          </w:tcPr>
          <w:p w14:paraId="2E22313E" w14:textId="77777777" w:rsidR="0020256D" w:rsidRDefault="00000000">
            <w:pPr>
              <w:pStyle w:val="Compact"/>
            </w:pPr>
            <w:r>
              <w:t>0.77</w:t>
            </w:r>
          </w:p>
        </w:tc>
      </w:tr>
      <w:tr w:rsidR="0020256D" w14:paraId="6AB88899" w14:textId="77777777">
        <w:tc>
          <w:tcPr>
            <w:tcW w:w="0" w:type="auto"/>
          </w:tcPr>
          <w:p w14:paraId="408EF973" w14:textId="77777777" w:rsidR="0020256D" w:rsidRDefault="00000000">
            <w:pPr>
              <w:pStyle w:val="Compact"/>
            </w:pPr>
            <w:r>
              <w:t>armee</w:t>
            </w:r>
          </w:p>
        </w:tc>
        <w:tc>
          <w:tcPr>
            <w:tcW w:w="0" w:type="auto"/>
          </w:tcPr>
          <w:p w14:paraId="48048F43" w14:textId="77777777" w:rsidR="0020256D" w:rsidRDefault="00000000">
            <w:pPr>
              <w:pStyle w:val="Compact"/>
            </w:pPr>
            <w:r>
              <w:t>army</w:t>
            </w:r>
          </w:p>
        </w:tc>
        <w:tc>
          <w:tcPr>
            <w:tcW w:w="0" w:type="auto"/>
          </w:tcPr>
          <w:p w14:paraId="71F8D90D" w14:textId="77777777" w:rsidR="0020256D" w:rsidRDefault="00000000">
            <w:pPr>
              <w:pStyle w:val="Compact"/>
            </w:pPr>
            <w:r>
              <w:t>0.73</w:t>
            </w:r>
          </w:p>
        </w:tc>
        <w:tc>
          <w:tcPr>
            <w:tcW w:w="0" w:type="auto"/>
          </w:tcPr>
          <w:p w14:paraId="72ABAE26" w14:textId="77777777" w:rsidR="0020256D" w:rsidRDefault="00000000">
            <w:pPr>
              <w:pStyle w:val="Compact"/>
            </w:pPr>
            <w:r>
              <w:t>berufssold</w:t>
            </w:r>
            <w:r>
              <w:lastRenderedPageBreak/>
              <w:t>at</w:t>
            </w:r>
          </w:p>
        </w:tc>
        <w:tc>
          <w:tcPr>
            <w:tcW w:w="0" w:type="auto"/>
          </w:tcPr>
          <w:p w14:paraId="3F44CD55" w14:textId="77777777" w:rsidR="0020256D" w:rsidRDefault="00000000">
            <w:pPr>
              <w:pStyle w:val="Compact"/>
            </w:pPr>
            <w:r>
              <w:lastRenderedPageBreak/>
              <w:t>profession</w:t>
            </w:r>
            <w:r>
              <w:lastRenderedPageBreak/>
              <w:t>al soldier</w:t>
            </w:r>
          </w:p>
        </w:tc>
        <w:tc>
          <w:tcPr>
            <w:tcW w:w="0" w:type="auto"/>
          </w:tcPr>
          <w:p w14:paraId="4D861483" w14:textId="77777777" w:rsidR="0020256D" w:rsidRDefault="00000000">
            <w:pPr>
              <w:pStyle w:val="Compact"/>
            </w:pPr>
            <w:r>
              <w:lastRenderedPageBreak/>
              <w:t>0.68</w:t>
            </w:r>
          </w:p>
        </w:tc>
        <w:tc>
          <w:tcPr>
            <w:tcW w:w="0" w:type="auto"/>
          </w:tcPr>
          <w:p w14:paraId="2BCDCF3E" w14:textId="77777777" w:rsidR="0020256D" w:rsidRDefault="00000000">
            <w:pPr>
              <w:pStyle w:val="Compact"/>
            </w:pPr>
            <w:r>
              <w:t>zivilist</w:t>
            </w:r>
          </w:p>
        </w:tc>
        <w:tc>
          <w:tcPr>
            <w:tcW w:w="0" w:type="auto"/>
          </w:tcPr>
          <w:p w14:paraId="11943559" w14:textId="77777777" w:rsidR="0020256D" w:rsidRDefault="00000000">
            <w:pPr>
              <w:pStyle w:val="Compact"/>
            </w:pPr>
            <w:r>
              <w:t>civilian</w:t>
            </w:r>
          </w:p>
        </w:tc>
        <w:tc>
          <w:tcPr>
            <w:tcW w:w="0" w:type="auto"/>
          </w:tcPr>
          <w:p w14:paraId="7DCF572B" w14:textId="77777777" w:rsidR="0020256D" w:rsidRDefault="00000000">
            <w:pPr>
              <w:pStyle w:val="Compact"/>
            </w:pPr>
            <w:r>
              <w:t>0.68</w:t>
            </w:r>
          </w:p>
        </w:tc>
        <w:tc>
          <w:tcPr>
            <w:tcW w:w="0" w:type="auto"/>
          </w:tcPr>
          <w:p w14:paraId="16500389" w14:textId="77777777" w:rsidR="0020256D" w:rsidRDefault="00000000">
            <w:pPr>
              <w:pStyle w:val="Compact"/>
            </w:pPr>
            <w:r>
              <w:t>berufssold</w:t>
            </w:r>
            <w:r>
              <w:lastRenderedPageBreak/>
              <w:t>at</w:t>
            </w:r>
          </w:p>
        </w:tc>
        <w:tc>
          <w:tcPr>
            <w:tcW w:w="0" w:type="auto"/>
          </w:tcPr>
          <w:p w14:paraId="16A45C70" w14:textId="77777777" w:rsidR="0020256D" w:rsidRDefault="00000000">
            <w:pPr>
              <w:pStyle w:val="Compact"/>
            </w:pPr>
            <w:r>
              <w:lastRenderedPageBreak/>
              <w:t>profession</w:t>
            </w:r>
            <w:r>
              <w:lastRenderedPageBreak/>
              <w:t>al soldier</w:t>
            </w:r>
          </w:p>
        </w:tc>
        <w:tc>
          <w:tcPr>
            <w:tcW w:w="0" w:type="auto"/>
          </w:tcPr>
          <w:p w14:paraId="3A7AFAF9" w14:textId="77777777" w:rsidR="0020256D" w:rsidRDefault="00000000">
            <w:pPr>
              <w:pStyle w:val="Compact"/>
            </w:pPr>
            <w:r>
              <w:lastRenderedPageBreak/>
              <w:t>0.68</w:t>
            </w:r>
          </w:p>
        </w:tc>
        <w:tc>
          <w:tcPr>
            <w:tcW w:w="0" w:type="auto"/>
          </w:tcPr>
          <w:p w14:paraId="1AFAE479" w14:textId="77777777" w:rsidR="0020256D" w:rsidRDefault="00000000">
            <w:pPr>
              <w:pStyle w:val="Compact"/>
            </w:pPr>
            <w:r>
              <w:t>1945</w:t>
            </w:r>
          </w:p>
        </w:tc>
        <w:tc>
          <w:tcPr>
            <w:tcW w:w="0" w:type="auto"/>
          </w:tcPr>
          <w:p w14:paraId="261BAA69" w14:textId="77777777" w:rsidR="0020256D" w:rsidRDefault="00000000">
            <w:pPr>
              <w:pStyle w:val="Compact"/>
            </w:pPr>
            <w:r>
              <w:t>1945</w:t>
            </w:r>
          </w:p>
        </w:tc>
        <w:tc>
          <w:tcPr>
            <w:tcW w:w="0" w:type="auto"/>
          </w:tcPr>
          <w:p w14:paraId="0E653751" w14:textId="77777777" w:rsidR="0020256D" w:rsidRDefault="00000000">
            <w:pPr>
              <w:pStyle w:val="Compact"/>
            </w:pPr>
            <w:r>
              <w:t>0.69</w:t>
            </w:r>
          </w:p>
        </w:tc>
        <w:tc>
          <w:tcPr>
            <w:tcW w:w="0" w:type="auto"/>
          </w:tcPr>
          <w:p w14:paraId="5C07E89A" w14:textId="77777777" w:rsidR="0020256D" w:rsidRDefault="00000000">
            <w:pPr>
              <w:pStyle w:val="Compact"/>
            </w:pPr>
            <w:r>
              <w:t>patriot</w:t>
            </w:r>
          </w:p>
        </w:tc>
        <w:tc>
          <w:tcPr>
            <w:tcW w:w="0" w:type="auto"/>
          </w:tcPr>
          <w:p w14:paraId="36735568" w14:textId="77777777" w:rsidR="0020256D" w:rsidRDefault="00000000">
            <w:pPr>
              <w:pStyle w:val="Compact"/>
            </w:pPr>
            <w:r>
              <w:t>patriot</w:t>
            </w:r>
          </w:p>
        </w:tc>
        <w:tc>
          <w:tcPr>
            <w:tcW w:w="0" w:type="auto"/>
          </w:tcPr>
          <w:p w14:paraId="01A03B1F" w14:textId="77777777" w:rsidR="0020256D" w:rsidRDefault="00000000">
            <w:pPr>
              <w:pStyle w:val="Compact"/>
            </w:pPr>
            <w:r>
              <w:t>0.71</w:t>
            </w:r>
          </w:p>
        </w:tc>
        <w:tc>
          <w:tcPr>
            <w:tcW w:w="0" w:type="auto"/>
          </w:tcPr>
          <w:p w14:paraId="7B08BA8C" w14:textId="77777777" w:rsidR="0020256D" w:rsidRDefault="00000000">
            <w:pPr>
              <w:pStyle w:val="Compact"/>
            </w:pPr>
            <w:r>
              <w:t>oberkomman</w:t>
            </w:r>
            <w:r>
              <w:lastRenderedPageBreak/>
              <w:t>do</w:t>
            </w:r>
          </w:p>
        </w:tc>
        <w:tc>
          <w:tcPr>
            <w:tcW w:w="0" w:type="auto"/>
          </w:tcPr>
          <w:p w14:paraId="18E98619" w14:textId="77777777" w:rsidR="0020256D" w:rsidRDefault="00000000">
            <w:pPr>
              <w:pStyle w:val="Compact"/>
            </w:pPr>
            <w:r>
              <w:lastRenderedPageBreak/>
              <w:t>high comma</w:t>
            </w:r>
            <w:r>
              <w:lastRenderedPageBreak/>
              <w:t>nd</w:t>
            </w:r>
          </w:p>
        </w:tc>
        <w:tc>
          <w:tcPr>
            <w:tcW w:w="0" w:type="auto"/>
          </w:tcPr>
          <w:p w14:paraId="51CA280D" w14:textId="77777777" w:rsidR="0020256D" w:rsidRDefault="00000000">
            <w:pPr>
              <w:pStyle w:val="Compact"/>
            </w:pPr>
            <w:r>
              <w:lastRenderedPageBreak/>
              <w:t>0.68</w:t>
            </w:r>
          </w:p>
        </w:tc>
        <w:tc>
          <w:tcPr>
            <w:tcW w:w="0" w:type="auto"/>
          </w:tcPr>
          <w:p w14:paraId="536F52B0" w14:textId="77777777" w:rsidR="0020256D" w:rsidRDefault="00000000">
            <w:pPr>
              <w:pStyle w:val="Compact"/>
            </w:pPr>
            <w:r>
              <w:t>nazi</w:t>
            </w:r>
          </w:p>
        </w:tc>
        <w:tc>
          <w:tcPr>
            <w:tcW w:w="0" w:type="auto"/>
          </w:tcPr>
          <w:p w14:paraId="70C40D37" w14:textId="77777777" w:rsidR="0020256D" w:rsidRDefault="00000000">
            <w:pPr>
              <w:pStyle w:val="Compact"/>
            </w:pPr>
            <w:r>
              <w:t>Nazi</w:t>
            </w:r>
          </w:p>
        </w:tc>
        <w:tc>
          <w:tcPr>
            <w:tcW w:w="0" w:type="auto"/>
          </w:tcPr>
          <w:p w14:paraId="2C3BEAAC" w14:textId="77777777" w:rsidR="0020256D" w:rsidRDefault="00000000">
            <w:pPr>
              <w:pStyle w:val="Compact"/>
            </w:pPr>
            <w:r>
              <w:t>0.71</w:t>
            </w:r>
          </w:p>
        </w:tc>
        <w:tc>
          <w:tcPr>
            <w:tcW w:w="0" w:type="auto"/>
          </w:tcPr>
          <w:p w14:paraId="11A68D59" w14:textId="77777777" w:rsidR="0020256D" w:rsidRDefault="00000000">
            <w:pPr>
              <w:pStyle w:val="Compact"/>
            </w:pPr>
            <w:r>
              <w:t>vernichtun</w:t>
            </w:r>
            <w:r>
              <w:lastRenderedPageBreak/>
              <w:t>gskrieg</w:t>
            </w:r>
          </w:p>
        </w:tc>
        <w:tc>
          <w:tcPr>
            <w:tcW w:w="0" w:type="auto"/>
          </w:tcPr>
          <w:p w14:paraId="3D894009" w14:textId="77777777" w:rsidR="0020256D" w:rsidRDefault="00000000">
            <w:pPr>
              <w:pStyle w:val="Compact"/>
            </w:pPr>
            <w:r>
              <w:lastRenderedPageBreak/>
              <w:t>war of ann</w:t>
            </w:r>
            <w:r>
              <w:lastRenderedPageBreak/>
              <w:t>ihilation</w:t>
            </w:r>
          </w:p>
        </w:tc>
        <w:tc>
          <w:tcPr>
            <w:tcW w:w="0" w:type="auto"/>
          </w:tcPr>
          <w:p w14:paraId="556A75A8" w14:textId="77777777" w:rsidR="0020256D" w:rsidRDefault="00000000">
            <w:pPr>
              <w:pStyle w:val="Compact"/>
            </w:pPr>
            <w:r>
              <w:lastRenderedPageBreak/>
              <w:t>0.73</w:t>
            </w:r>
          </w:p>
        </w:tc>
        <w:tc>
          <w:tcPr>
            <w:tcW w:w="0" w:type="auto"/>
          </w:tcPr>
          <w:p w14:paraId="70308672" w14:textId="77777777" w:rsidR="0020256D" w:rsidRDefault="00000000">
            <w:pPr>
              <w:pStyle w:val="Compact"/>
            </w:pPr>
            <w:r>
              <w:t>nazi</w:t>
            </w:r>
          </w:p>
        </w:tc>
        <w:tc>
          <w:tcPr>
            <w:tcW w:w="0" w:type="auto"/>
          </w:tcPr>
          <w:p w14:paraId="10A2AA25" w14:textId="77777777" w:rsidR="0020256D" w:rsidRDefault="00000000">
            <w:pPr>
              <w:pStyle w:val="Compact"/>
            </w:pPr>
            <w:r>
              <w:t>Nazi</w:t>
            </w:r>
          </w:p>
        </w:tc>
        <w:tc>
          <w:tcPr>
            <w:tcW w:w="0" w:type="auto"/>
          </w:tcPr>
          <w:p w14:paraId="4B66021E" w14:textId="77777777" w:rsidR="0020256D" w:rsidRDefault="00000000">
            <w:pPr>
              <w:pStyle w:val="Compact"/>
            </w:pPr>
            <w:r>
              <w:t>0.72</w:t>
            </w:r>
          </w:p>
        </w:tc>
        <w:tc>
          <w:tcPr>
            <w:tcW w:w="0" w:type="auto"/>
          </w:tcPr>
          <w:p w14:paraId="236C06FA" w14:textId="77777777" w:rsidR="0020256D" w:rsidRDefault="00000000">
            <w:pPr>
              <w:pStyle w:val="Compact"/>
            </w:pPr>
            <w:r>
              <w:t>1941</w:t>
            </w:r>
          </w:p>
        </w:tc>
        <w:tc>
          <w:tcPr>
            <w:tcW w:w="0" w:type="auto"/>
          </w:tcPr>
          <w:p w14:paraId="025462A4" w14:textId="77777777" w:rsidR="0020256D" w:rsidRDefault="00000000">
            <w:pPr>
              <w:pStyle w:val="Compact"/>
            </w:pPr>
            <w:r>
              <w:t>1941</w:t>
            </w:r>
          </w:p>
        </w:tc>
        <w:tc>
          <w:tcPr>
            <w:tcW w:w="0" w:type="auto"/>
          </w:tcPr>
          <w:p w14:paraId="7A58DB6E" w14:textId="77777777" w:rsidR="0020256D" w:rsidRDefault="00000000">
            <w:pPr>
              <w:pStyle w:val="Compact"/>
            </w:pPr>
            <w:r>
              <w:t>0.75</w:t>
            </w:r>
          </w:p>
        </w:tc>
        <w:tc>
          <w:tcPr>
            <w:tcW w:w="0" w:type="auto"/>
          </w:tcPr>
          <w:p w14:paraId="3DE71176" w14:textId="77777777" w:rsidR="0020256D" w:rsidRDefault="00000000">
            <w:pPr>
              <w:pStyle w:val="Compact"/>
            </w:pPr>
            <w:r>
              <w:t>kz</w:t>
            </w:r>
          </w:p>
        </w:tc>
        <w:tc>
          <w:tcPr>
            <w:tcW w:w="0" w:type="auto"/>
          </w:tcPr>
          <w:p w14:paraId="6495A811" w14:textId="77777777" w:rsidR="0020256D" w:rsidRDefault="00000000">
            <w:pPr>
              <w:pStyle w:val="Compact"/>
            </w:pPr>
            <w:r>
              <w:t>concentrat</w:t>
            </w:r>
            <w:r>
              <w:lastRenderedPageBreak/>
              <w:t>ion camp</w:t>
            </w:r>
          </w:p>
        </w:tc>
        <w:tc>
          <w:tcPr>
            <w:tcW w:w="0" w:type="auto"/>
          </w:tcPr>
          <w:p w14:paraId="5C5D89F6" w14:textId="77777777" w:rsidR="0020256D" w:rsidRDefault="00000000">
            <w:pPr>
              <w:pStyle w:val="Compact"/>
            </w:pPr>
            <w:r>
              <w:lastRenderedPageBreak/>
              <w:t>0.75</w:t>
            </w:r>
          </w:p>
        </w:tc>
        <w:tc>
          <w:tcPr>
            <w:tcW w:w="0" w:type="auto"/>
          </w:tcPr>
          <w:p w14:paraId="0B8290E4" w14:textId="77777777" w:rsidR="0020256D" w:rsidRDefault="00000000">
            <w:pPr>
              <w:pStyle w:val="Compact"/>
            </w:pPr>
            <w:r>
              <w:t>vernichtun</w:t>
            </w:r>
            <w:r>
              <w:lastRenderedPageBreak/>
              <w:t>gskrieg</w:t>
            </w:r>
          </w:p>
        </w:tc>
        <w:tc>
          <w:tcPr>
            <w:tcW w:w="0" w:type="auto"/>
          </w:tcPr>
          <w:p w14:paraId="2AFD2B3C" w14:textId="77777777" w:rsidR="0020256D" w:rsidRDefault="00000000">
            <w:pPr>
              <w:pStyle w:val="Compact"/>
            </w:pPr>
            <w:r>
              <w:lastRenderedPageBreak/>
              <w:t>war of ann</w:t>
            </w:r>
            <w:r>
              <w:lastRenderedPageBreak/>
              <w:t>ihilation</w:t>
            </w:r>
          </w:p>
        </w:tc>
        <w:tc>
          <w:tcPr>
            <w:tcW w:w="0" w:type="auto"/>
          </w:tcPr>
          <w:p w14:paraId="4D705D4F" w14:textId="77777777" w:rsidR="0020256D" w:rsidRDefault="00000000">
            <w:pPr>
              <w:pStyle w:val="Compact"/>
            </w:pPr>
            <w:r>
              <w:lastRenderedPageBreak/>
              <w:t>0.76</w:t>
            </w:r>
          </w:p>
        </w:tc>
      </w:tr>
      <w:tr w:rsidR="0020256D" w14:paraId="7A76469D" w14:textId="77777777">
        <w:tc>
          <w:tcPr>
            <w:tcW w:w="0" w:type="auto"/>
          </w:tcPr>
          <w:p w14:paraId="445D3ACF" w14:textId="77777777" w:rsidR="0020256D" w:rsidRDefault="00000000">
            <w:pPr>
              <w:pStyle w:val="Compact"/>
            </w:pPr>
            <w:r>
              <w:t>marine</w:t>
            </w:r>
          </w:p>
        </w:tc>
        <w:tc>
          <w:tcPr>
            <w:tcW w:w="0" w:type="auto"/>
          </w:tcPr>
          <w:p w14:paraId="47A60040" w14:textId="77777777" w:rsidR="0020256D" w:rsidRDefault="00000000">
            <w:pPr>
              <w:pStyle w:val="Compact"/>
            </w:pPr>
            <w:r>
              <w:t>navy</w:t>
            </w:r>
          </w:p>
        </w:tc>
        <w:tc>
          <w:tcPr>
            <w:tcW w:w="0" w:type="auto"/>
          </w:tcPr>
          <w:p w14:paraId="4664640D" w14:textId="77777777" w:rsidR="0020256D" w:rsidRDefault="00000000">
            <w:pPr>
              <w:pStyle w:val="Compact"/>
            </w:pPr>
            <w:r>
              <w:t>0.72</w:t>
            </w:r>
          </w:p>
        </w:tc>
        <w:tc>
          <w:tcPr>
            <w:tcW w:w="0" w:type="auto"/>
          </w:tcPr>
          <w:p w14:paraId="145F2788" w14:textId="77777777" w:rsidR="0020256D" w:rsidRDefault="00000000">
            <w:pPr>
              <w:pStyle w:val="Compact"/>
            </w:pPr>
            <w:r>
              <w:t>offizier</w:t>
            </w:r>
          </w:p>
        </w:tc>
        <w:tc>
          <w:tcPr>
            <w:tcW w:w="0" w:type="auto"/>
          </w:tcPr>
          <w:p w14:paraId="217C59F6" w14:textId="77777777" w:rsidR="0020256D" w:rsidRDefault="00000000">
            <w:pPr>
              <w:pStyle w:val="Compact"/>
            </w:pPr>
            <w:r>
              <w:t>officer</w:t>
            </w:r>
          </w:p>
        </w:tc>
        <w:tc>
          <w:tcPr>
            <w:tcW w:w="0" w:type="auto"/>
          </w:tcPr>
          <w:p w14:paraId="3A93E5C5" w14:textId="77777777" w:rsidR="0020256D" w:rsidRDefault="00000000">
            <w:pPr>
              <w:pStyle w:val="Compact"/>
            </w:pPr>
            <w:r>
              <w:t>0.68</w:t>
            </w:r>
          </w:p>
        </w:tc>
        <w:tc>
          <w:tcPr>
            <w:tcW w:w="0" w:type="auto"/>
          </w:tcPr>
          <w:p w14:paraId="56E28145" w14:textId="77777777" w:rsidR="0020256D" w:rsidRDefault="00000000">
            <w:pPr>
              <w:pStyle w:val="Compact"/>
            </w:pPr>
            <w:r>
              <w:t>nva</w:t>
            </w:r>
          </w:p>
        </w:tc>
        <w:tc>
          <w:tcPr>
            <w:tcW w:w="0" w:type="auto"/>
          </w:tcPr>
          <w:p w14:paraId="4A861194" w14:textId="77777777" w:rsidR="0020256D" w:rsidRDefault="00000000">
            <w:pPr>
              <w:pStyle w:val="Compact"/>
            </w:pPr>
            <w:r>
              <w:t>NVA</w:t>
            </w:r>
          </w:p>
        </w:tc>
        <w:tc>
          <w:tcPr>
            <w:tcW w:w="0" w:type="auto"/>
          </w:tcPr>
          <w:p w14:paraId="145D289E" w14:textId="77777777" w:rsidR="0020256D" w:rsidRDefault="00000000">
            <w:pPr>
              <w:pStyle w:val="Compact"/>
            </w:pPr>
            <w:r>
              <w:t>0.68</w:t>
            </w:r>
          </w:p>
        </w:tc>
        <w:tc>
          <w:tcPr>
            <w:tcW w:w="0" w:type="auto"/>
          </w:tcPr>
          <w:p w14:paraId="54EC04AC" w14:textId="77777777" w:rsidR="0020256D" w:rsidRDefault="00000000">
            <w:pPr>
              <w:pStyle w:val="Compact"/>
            </w:pPr>
            <w:r>
              <w:t>kriegsgefangenschaft</w:t>
            </w:r>
          </w:p>
        </w:tc>
        <w:tc>
          <w:tcPr>
            <w:tcW w:w="0" w:type="auto"/>
          </w:tcPr>
          <w:p w14:paraId="7D7C1B10" w14:textId="77777777" w:rsidR="0020256D" w:rsidRDefault="00000000">
            <w:pPr>
              <w:pStyle w:val="Compact"/>
            </w:pPr>
            <w:r>
              <w:t>war captivity</w:t>
            </w:r>
          </w:p>
        </w:tc>
        <w:tc>
          <w:tcPr>
            <w:tcW w:w="0" w:type="auto"/>
          </w:tcPr>
          <w:p w14:paraId="1D273A30" w14:textId="77777777" w:rsidR="0020256D" w:rsidRDefault="00000000">
            <w:pPr>
              <w:pStyle w:val="Compact"/>
            </w:pPr>
            <w:r>
              <w:t>0.67</w:t>
            </w:r>
          </w:p>
        </w:tc>
        <w:tc>
          <w:tcPr>
            <w:tcW w:w="0" w:type="auto"/>
          </w:tcPr>
          <w:p w14:paraId="04F00335" w14:textId="77777777" w:rsidR="0020256D" w:rsidRDefault="00000000">
            <w:pPr>
              <w:pStyle w:val="Compact"/>
            </w:pPr>
            <w:r>
              <w:t>preußisch</w:t>
            </w:r>
          </w:p>
        </w:tc>
        <w:tc>
          <w:tcPr>
            <w:tcW w:w="0" w:type="auto"/>
          </w:tcPr>
          <w:p w14:paraId="06B7AB79" w14:textId="77777777" w:rsidR="0020256D" w:rsidRDefault="00000000">
            <w:pPr>
              <w:pStyle w:val="Compact"/>
            </w:pPr>
            <w:r>
              <w:t>Prussian</w:t>
            </w:r>
          </w:p>
        </w:tc>
        <w:tc>
          <w:tcPr>
            <w:tcW w:w="0" w:type="auto"/>
          </w:tcPr>
          <w:p w14:paraId="4F3A02AB" w14:textId="77777777" w:rsidR="0020256D" w:rsidRDefault="00000000">
            <w:pPr>
              <w:pStyle w:val="Compact"/>
            </w:pPr>
            <w:r>
              <w:t>0.69</w:t>
            </w:r>
          </w:p>
        </w:tc>
        <w:tc>
          <w:tcPr>
            <w:tcW w:w="0" w:type="auto"/>
          </w:tcPr>
          <w:p w14:paraId="7F853F6C" w14:textId="77777777" w:rsidR="0020256D" w:rsidRDefault="00000000">
            <w:pPr>
              <w:pStyle w:val="Compact"/>
            </w:pPr>
            <w:r>
              <w:t>nazi</w:t>
            </w:r>
          </w:p>
        </w:tc>
        <w:tc>
          <w:tcPr>
            <w:tcW w:w="0" w:type="auto"/>
          </w:tcPr>
          <w:p w14:paraId="35DF0241" w14:textId="77777777" w:rsidR="0020256D" w:rsidRDefault="00000000">
            <w:pPr>
              <w:pStyle w:val="Compact"/>
            </w:pPr>
            <w:r>
              <w:t>Nazi</w:t>
            </w:r>
          </w:p>
        </w:tc>
        <w:tc>
          <w:tcPr>
            <w:tcW w:w="0" w:type="auto"/>
          </w:tcPr>
          <w:p w14:paraId="4766405E" w14:textId="77777777" w:rsidR="0020256D" w:rsidRDefault="00000000">
            <w:pPr>
              <w:pStyle w:val="Compact"/>
            </w:pPr>
            <w:r>
              <w:t>0.7</w:t>
            </w:r>
          </w:p>
        </w:tc>
        <w:tc>
          <w:tcPr>
            <w:tcW w:w="0" w:type="auto"/>
          </w:tcPr>
          <w:p w14:paraId="38C03E4D" w14:textId="77777777" w:rsidR="0020256D" w:rsidRDefault="00000000">
            <w:pPr>
              <w:pStyle w:val="Compact"/>
            </w:pPr>
            <w:r>
              <w:t>1941</w:t>
            </w:r>
          </w:p>
        </w:tc>
        <w:tc>
          <w:tcPr>
            <w:tcW w:w="0" w:type="auto"/>
          </w:tcPr>
          <w:p w14:paraId="4222D5E2" w14:textId="77777777" w:rsidR="0020256D" w:rsidRDefault="00000000">
            <w:pPr>
              <w:pStyle w:val="Compact"/>
            </w:pPr>
            <w:r>
              <w:t>1941</w:t>
            </w:r>
          </w:p>
        </w:tc>
        <w:tc>
          <w:tcPr>
            <w:tcW w:w="0" w:type="auto"/>
          </w:tcPr>
          <w:p w14:paraId="4D7404A2" w14:textId="77777777" w:rsidR="0020256D" w:rsidRDefault="00000000">
            <w:pPr>
              <w:pStyle w:val="Compact"/>
            </w:pPr>
            <w:r>
              <w:t>0.67</w:t>
            </w:r>
          </w:p>
        </w:tc>
        <w:tc>
          <w:tcPr>
            <w:tcW w:w="0" w:type="auto"/>
          </w:tcPr>
          <w:p w14:paraId="76E2AA44" w14:textId="77777777" w:rsidR="0020256D" w:rsidRDefault="00000000">
            <w:pPr>
              <w:pStyle w:val="Compact"/>
            </w:pPr>
            <w:r>
              <w:t>legion</w:t>
            </w:r>
          </w:p>
        </w:tc>
        <w:tc>
          <w:tcPr>
            <w:tcW w:w="0" w:type="auto"/>
          </w:tcPr>
          <w:p w14:paraId="70AAF6B9" w14:textId="77777777" w:rsidR="0020256D" w:rsidRDefault="00000000">
            <w:pPr>
              <w:pStyle w:val="Compact"/>
            </w:pPr>
            <w:r>
              <w:t>legion</w:t>
            </w:r>
          </w:p>
        </w:tc>
        <w:tc>
          <w:tcPr>
            <w:tcW w:w="0" w:type="auto"/>
          </w:tcPr>
          <w:p w14:paraId="69C81981" w14:textId="77777777" w:rsidR="0020256D" w:rsidRDefault="00000000">
            <w:pPr>
              <w:pStyle w:val="Compact"/>
            </w:pPr>
            <w:r>
              <w:t>0.7</w:t>
            </w:r>
          </w:p>
        </w:tc>
        <w:tc>
          <w:tcPr>
            <w:tcW w:w="0" w:type="auto"/>
          </w:tcPr>
          <w:p w14:paraId="3C876545" w14:textId="77777777" w:rsidR="0020256D" w:rsidRDefault="00000000">
            <w:pPr>
              <w:pStyle w:val="Compact"/>
            </w:pPr>
            <w:r>
              <w:t>widerstandskämpfer</w:t>
            </w:r>
          </w:p>
        </w:tc>
        <w:tc>
          <w:tcPr>
            <w:tcW w:w="0" w:type="auto"/>
          </w:tcPr>
          <w:p w14:paraId="3144E820" w14:textId="77777777" w:rsidR="0020256D" w:rsidRDefault="00000000">
            <w:pPr>
              <w:pStyle w:val="Compact"/>
            </w:pPr>
            <w:r>
              <w:t>resistance fighter</w:t>
            </w:r>
          </w:p>
        </w:tc>
        <w:tc>
          <w:tcPr>
            <w:tcW w:w="0" w:type="auto"/>
          </w:tcPr>
          <w:p w14:paraId="3B89E838" w14:textId="77777777" w:rsidR="0020256D" w:rsidRDefault="00000000">
            <w:pPr>
              <w:pStyle w:val="Compact"/>
            </w:pPr>
            <w:r>
              <w:t>0.72</w:t>
            </w:r>
          </w:p>
        </w:tc>
        <w:tc>
          <w:tcPr>
            <w:tcW w:w="0" w:type="auto"/>
          </w:tcPr>
          <w:p w14:paraId="349E88F5" w14:textId="77777777" w:rsidR="0020256D" w:rsidRDefault="00000000">
            <w:pPr>
              <w:pStyle w:val="Compact"/>
            </w:pPr>
            <w:r>
              <w:t>soldatentum</w:t>
            </w:r>
          </w:p>
        </w:tc>
        <w:tc>
          <w:tcPr>
            <w:tcW w:w="0" w:type="auto"/>
          </w:tcPr>
          <w:p w14:paraId="40F8E5F6" w14:textId="77777777" w:rsidR="0020256D" w:rsidRDefault="00000000">
            <w:pPr>
              <w:pStyle w:val="Compact"/>
            </w:pPr>
            <w:r>
              <w:t>soldiery</w:t>
            </w:r>
          </w:p>
        </w:tc>
        <w:tc>
          <w:tcPr>
            <w:tcW w:w="0" w:type="auto"/>
          </w:tcPr>
          <w:p w14:paraId="279AE8BC" w14:textId="77777777" w:rsidR="0020256D" w:rsidRDefault="00000000">
            <w:pPr>
              <w:pStyle w:val="Compact"/>
            </w:pPr>
            <w:r>
              <w:t>0.72</w:t>
            </w:r>
          </w:p>
        </w:tc>
        <w:tc>
          <w:tcPr>
            <w:tcW w:w="0" w:type="auto"/>
          </w:tcPr>
          <w:p w14:paraId="7CDF2A04" w14:textId="77777777" w:rsidR="0020256D" w:rsidRDefault="00000000">
            <w:pPr>
              <w:pStyle w:val="Compact"/>
            </w:pPr>
            <w:r>
              <w:t>reichswehr</w:t>
            </w:r>
          </w:p>
        </w:tc>
        <w:tc>
          <w:tcPr>
            <w:tcW w:w="0" w:type="auto"/>
          </w:tcPr>
          <w:p w14:paraId="185BE4B9" w14:textId="77777777" w:rsidR="0020256D" w:rsidRDefault="00000000">
            <w:pPr>
              <w:pStyle w:val="Compact"/>
            </w:pPr>
            <w:r>
              <w:t>Reichswehr</w:t>
            </w:r>
          </w:p>
        </w:tc>
        <w:tc>
          <w:tcPr>
            <w:tcW w:w="0" w:type="auto"/>
          </w:tcPr>
          <w:p w14:paraId="18625E0F" w14:textId="77777777" w:rsidR="0020256D" w:rsidRDefault="00000000">
            <w:pPr>
              <w:pStyle w:val="Compact"/>
            </w:pPr>
            <w:r>
              <w:t>0.73</w:t>
            </w:r>
          </w:p>
        </w:tc>
        <w:tc>
          <w:tcPr>
            <w:tcW w:w="0" w:type="auto"/>
          </w:tcPr>
          <w:p w14:paraId="10BF188E" w14:textId="77777777" w:rsidR="0020256D" w:rsidRDefault="00000000">
            <w:pPr>
              <w:pStyle w:val="Compact"/>
            </w:pPr>
            <w:r>
              <w:t>1933</w:t>
            </w:r>
          </w:p>
        </w:tc>
        <w:tc>
          <w:tcPr>
            <w:tcW w:w="0" w:type="auto"/>
          </w:tcPr>
          <w:p w14:paraId="0E1DAE6B" w14:textId="77777777" w:rsidR="0020256D" w:rsidRDefault="00000000">
            <w:pPr>
              <w:pStyle w:val="Compact"/>
            </w:pPr>
            <w:r>
              <w:t>1933</w:t>
            </w:r>
          </w:p>
        </w:tc>
        <w:tc>
          <w:tcPr>
            <w:tcW w:w="0" w:type="auto"/>
          </w:tcPr>
          <w:p w14:paraId="23B90681" w14:textId="77777777" w:rsidR="0020256D" w:rsidRDefault="00000000">
            <w:pPr>
              <w:pStyle w:val="Compact"/>
            </w:pPr>
            <w:r>
              <w:t>0.74</w:t>
            </w:r>
          </w:p>
        </w:tc>
        <w:tc>
          <w:tcPr>
            <w:tcW w:w="0" w:type="auto"/>
          </w:tcPr>
          <w:p w14:paraId="0C3B4F38" w14:textId="77777777" w:rsidR="0020256D" w:rsidRDefault="00000000">
            <w:pPr>
              <w:pStyle w:val="Compact"/>
            </w:pPr>
            <w:r>
              <w:t>militarismus</w:t>
            </w:r>
          </w:p>
        </w:tc>
        <w:tc>
          <w:tcPr>
            <w:tcW w:w="0" w:type="auto"/>
          </w:tcPr>
          <w:p w14:paraId="5A5ACE57" w14:textId="77777777" w:rsidR="0020256D" w:rsidRDefault="00000000">
            <w:pPr>
              <w:pStyle w:val="Compact"/>
            </w:pPr>
            <w:r>
              <w:t>militarism</w:t>
            </w:r>
          </w:p>
        </w:tc>
        <w:tc>
          <w:tcPr>
            <w:tcW w:w="0" w:type="auto"/>
          </w:tcPr>
          <w:p w14:paraId="68AAC5E1" w14:textId="77777777" w:rsidR="0020256D" w:rsidRDefault="00000000">
            <w:pPr>
              <w:pStyle w:val="Compact"/>
            </w:pPr>
            <w:r>
              <w:t>0.76</w:t>
            </w:r>
          </w:p>
        </w:tc>
      </w:tr>
      <w:tr w:rsidR="0020256D" w14:paraId="6FBDB4A3" w14:textId="77777777">
        <w:tc>
          <w:tcPr>
            <w:tcW w:w="0" w:type="auto"/>
          </w:tcPr>
          <w:p w14:paraId="267FFB3C" w14:textId="77777777" w:rsidR="0020256D" w:rsidRDefault="00000000">
            <w:pPr>
              <w:pStyle w:val="Compact"/>
            </w:pPr>
            <w:r>
              <w:t>berufssoldat</w:t>
            </w:r>
          </w:p>
        </w:tc>
        <w:tc>
          <w:tcPr>
            <w:tcW w:w="0" w:type="auto"/>
          </w:tcPr>
          <w:p w14:paraId="16D5EC90" w14:textId="77777777" w:rsidR="0020256D" w:rsidRDefault="00000000">
            <w:pPr>
              <w:pStyle w:val="Compact"/>
            </w:pPr>
            <w:r>
              <w:t>professional so</w:t>
            </w:r>
            <w:r>
              <w:lastRenderedPageBreak/>
              <w:t>ldier</w:t>
            </w:r>
          </w:p>
        </w:tc>
        <w:tc>
          <w:tcPr>
            <w:tcW w:w="0" w:type="auto"/>
          </w:tcPr>
          <w:p w14:paraId="27E119E5" w14:textId="77777777" w:rsidR="0020256D" w:rsidRDefault="00000000">
            <w:pPr>
              <w:pStyle w:val="Compact"/>
            </w:pPr>
            <w:r>
              <w:lastRenderedPageBreak/>
              <w:t>0.72</w:t>
            </w:r>
          </w:p>
        </w:tc>
        <w:tc>
          <w:tcPr>
            <w:tcW w:w="0" w:type="auto"/>
          </w:tcPr>
          <w:p w14:paraId="01AB27E8" w14:textId="77777777" w:rsidR="0020256D" w:rsidRDefault="00000000">
            <w:pPr>
              <w:pStyle w:val="Compact"/>
            </w:pPr>
            <w:r>
              <w:t>marine</w:t>
            </w:r>
          </w:p>
        </w:tc>
        <w:tc>
          <w:tcPr>
            <w:tcW w:w="0" w:type="auto"/>
          </w:tcPr>
          <w:p w14:paraId="1E26AE39" w14:textId="77777777" w:rsidR="0020256D" w:rsidRDefault="00000000">
            <w:pPr>
              <w:pStyle w:val="Compact"/>
            </w:pPr>
            <w:r>
              <w:t>navy</w:t>
            </w:r>
          </w:p>
        </w:tc>
        <w:tc>
          <w:tcPr>
            <w:tcW w:w="0" w:type="auto"/>
          </w:tcPr>
          <w:p w14:paraId="4CF68A5D" w14:textId="77777777" w:rsidR="0020256D" w:rsidRDefault="00000000">
            <w:pPr>
              <w:pStyle w:val="Compact"/>
            </w:pPr>
            <w:r>
              <w:t>0.67</w:t>
            </w:r>
          </w:p>
        </w:tc>
        <w:tc>
          <w:tcPr>
            <w:tcW w:w="0" w:type="auto"/>
          </w:tcPr>
          <w:p w14:paraId="2926F178" w14:textId="77777777" w:rsidR="0020256D" w:rsidRDefault="00000000">
            <w:pPr>
              <w:pStyle w:val="Compact"/>
            </w:pPr>
            <w:r>
              <w:t>armee</w:t>
            </w:r>
          </w:p>
        </w:tc>
        <w:tc>
          <w:tcPr>
            <w:tcW w:w="0" w:type="auto"/>
          </w:tcPr>
          <w:p w14:paraId="560A60B5" w14:textId="77777777" w:rsidR="0020256D" w:rsidRDefault="00000000">
            <w:pPr>
              <w:pStyle w:val="Compact"/>
            </w:pPr>
            <w:r>
              <w:t>army</w:t>
            </w:r>
          </w:p>
        </w:tc>
        <w:tc>
          <w:tcPr>
            <w:tcW w:w="0" w:type="auto"/>
          </w:tcPr>
          <w:p w14:paraId="672CF0F8" w14:textId="77777777" w:rsidR="0020256D" w:rsidRDefault="00000000">
            <w:pPr>
              <w:pStyle w:val="Compact"/>
            </w:pPr>
            <w:r>
              <w:t>0.67</w:t>
            </w:r>
          </w:p>
        </w:tc>
        <w:tc>
          <w:tcPr>
            <w:tcW w:w="0" w:type="auto"/>
          </w:tcPr>
          <w:p w14:paraId="4225458B" w14:textId="77777777" w:rsidR="0020256D" w:rsidRDefault="00000000">
            <w:pPr>
              <w:pStyle w:val="Compact"/>
            </w:pPr>
            <w:r>
              <w:t>bundeswehrsolda</w:t>
            </w:r>
            <w:r>
              <w:lastRenderedPageBreak/>
              <w:t>t</w:t>
            </w:r>
          </w:p>
        </w:tc>
        <w:tc>
          <w:tcPr>
            <w:tcW w:w="0" w:type="auto"/>
          </w:tcPr>
          <w:p w14:paraId="2AE9AB1B" w14:textId="77777777" w:rsidR="0020256D" w:rsidRDefault="00000000">
            <w:pPr>
              <w:pStyle w:val="Compact"/>
            </w:pPr>
            <w:r>
              <w:lastRenderedPageBreak/>
              <w:t>Bundeswehr sold</w:t>
            </w:r>
            <w:r>
              <w:lastRenderedPageBreak/>
              <w:t>ier</w:t>
            </w:r>
          </w:p>
        </w:tc>
        <w:tc>
          <w:tcPr>
            <w:tcW w:w="0" w:type="auto"/>
          </w:tcPr>
          <w:p w14:paraId="6155FAD5" w14:textId="77777777" w:rsidR="0020256D" w:rsidRDefault="00000000">
            <w:pPr>
              <w:pStyle w:val="Compact"/>
            </w:pPr>
            <w:r>
              <w:lastRenderedPageBreak/>
              <w:t>0.67</w:t>
            </w:r>
          </w:p>
        </w:tc>
        <w:tc>
          <w:tcPr>
            <w:tcW w:w="0" w:type="auto"/>
          </w:tcPr>
          <w:p w14:paraId="3A8496EB" w14:textId="77777777" w:rsidR="0020256D" w:rsidRDefault="00000000">
            <w:pPr>
              <w:pStyle w:val="Compact"/>
            </w:pPr>
            <w:r>
              <w:t>nationalsoziali</w:t>
            </w:r>
            <w:r>
              <w:lastRenderedPageBreak/>
              <w:t>st</w:t>
            </w:r>
          </w:p>
        </w:tc>
        <w:tc>
          <w:tcPr>
            <w:tcW w:w="0" w:type="auto"/>
          </w:tcPr>
          <w:p w14:paraId="0B9E9189" w14:textId="77777777" w:rsidR="0020256D" w:rsidRDefault="00000000">
            <w:pPr>
              <w:pStyle w:val="Compact"/>
            </w:pPr>
            <w:r>
              <w:lastRenderedPageBreak/>
              <w:t>Nazi</w:t>
            </w:r>
          </w:p>
        </w:tc>
        <w:tc>
          <w:tcPr>
            <w:tcW w:w="0" w:type="auto"/>
          </w:tcPr>
          <w:p w14:paraId="5D41F847" w14:textId="77777777" w:rsidR="0020256D" w:rsidRDefault="00000000">
            <w:pPr>
              <w:pStyle w:val="Compact"/>
            </w:pPr>
            <w:r>
              <w:t>0.69</w:t>
            </w:r>
          </w:p>
        </w:tc>
        <w:tc>
          <w:tcPr>
            <w:tcW w:w="0" w:type="auto"/>
          </w:tcPr>
          <w:p w14:paraId="46DEAEE2" w14:textId="77777777" w:rsidR="0020256D" w:rsidRDefault="00000000">
            <w:pPr>
              <w:pStyle w:val="Compact"/>
            </w:pPr>
            <w:r>
              <w:t>nazizeit</w:t>
            </w:r>
          </w:p>
        </w:tc>
        <w:tc>
          <w:tcPr>
            <w:tcW w:w="0" w:type="auto"/>
          </w:tcPr>
          <w:p w14:paraId="67E7EDF0" w14:textId="77777777" w:rsidR="0020256D" w:rsidRDefault="00000000">
            <w:pPr>
              <w:pStyle w:val="Compact"/>
            </w:pPr>
            <w:r>
              <w:t>Nazi period</w:t>
            </w:r>
          </w:p>
        </w:tc>
        <w:tc>
          <w:tcPr>
            <w:tcW w:w="0" w:type="auto"/>
          </w:tcPr>
          <w:p w14:paraId="47A00839" w14:textId="77777777" w:rsidR="0020256D" w:rsidRDefault="00000000">
            <w:pPr>
              <w:pStyle w:val="Compact"/>
            </w:pPr>
            <w:r>
              <w:t>0.7</w:t>
            </w:r>
          </w:p>
        </w:tc>
        <w:tc>
          <w:tcPr>
            <w:tcW w:w="0" w:type="auto"/>
          </w:tcPr>
          <w:p w14:paraId="61684C18" w14:textId="77777777" w:rsidR="0020256D" w:rsidRDefault="00000000">
            <w:pPr>
              <w:pStyle w:val="Compact"/>
            </w:pPr>
            <w:r>
              <w:t>kriegsverbreche</w:t>
            </w:r>
            <w:r>
              <w:lastRenderedPageBreak/>
              <w:t>r</w:t>
            </w:r>
          </w:p>
        </w:tc>
        <w:tc>
          <w:tcPr>
            <w:tcW w:w="0" w:type="auto"/>
          </w:tcPr>
          <w:p w14:paraId="793C294E" w14:textId="77777777" w:rsidR="0020256D" w:rsidRDefault="00000000">
            <w:pPr>
              <w:pStyle w:val="Compact"/>
            </w:pPr>
            <w:r>
              <w:lastRenderedPageBreak/>
              <w:t>war criminal</w:t>
            </w:r>
          </w:p>
        </w:tc>
        <w:tc>
          <w:tcPr>
            <w:tcW w:w="0" w:type="auto"/>
          </w:tcPr>
          <w:p w14:paraId="14098774" w14:textId="77777777" w:rsidR="0020256D" w:rsidRDefault="00000000">
            <w:pPr>
              <w:pStyle w:val="Compact"/>
            </w:pPr>
            <w:r>
              <w:t>0.67</w:t>
            </w:r>
          </w:p>
        </w:tc>
        <w:tc>
          <w:tcPr>
            <w:tcW w:w="0" w:type="auto"/>
          </w:tcPr>
          <w:p w14:paraId="4C9E3931" w14:textId="77777777" w:rsidR="0020256D" w:rsidRDefault="00000000">
            <w:pPr>
              <w:pStyle w:val="Compact"/>
            </w:pPr>
            <w:r>
              <w:t>befehl</w:t>
            </w:r>
          </w:p>
        </w:tc>
        <w:tc>
          <w:tcPr>
            <w:tcW w:w="0" w:type="auto"/>
          </w:tcPr>
          <w:p w14:paraId="6D04F4A6" w14:textId="77777777" w:rsidR="0020256D" w:rsidRDefault="00000000">
            <w:pPr>
              <w:pStyle w:val="Compact"/>
            </w:pPr>
            <w:r>
              <w:t>order</w:t>
            </w:r>
          </w:p>
        </w:tc>
        <w:tc>
          <w:tcPr>
            <w:tcW w:w="0" w:type="auto"/>
          </w:tcPr>
          <w:p w14:paraId="722A7B10" w14:textId="77777777" w:rsidR="0020256D" w:rsidRDefault="00000000">
            <w:pPr>
              <w:pStyle w:val="Compact"/>
            </w:pPr>
            <w:r>
              <w:t>0.7</w:t>
            </w:r>
          </w:p>
        </w:tc>
        <w:tc>
          <w:tcPr>
            <w:tcW w:w="0" w:type="auto"/>
          </w:tcPr>
          <w:p w14:paraId="62C01144" w14:textId="77777777" w:rsidR="0020256D" w:rsidRDefault="00000000">
            <w:pPr>
              <w:pStyle w:val="Compact"/>
            </w:pPr>
            <w:r>
              <w:t>faschismus</w:t>
            </w:r>
          </w:p>
        </w:tc>
        <w:tc>
          <w:tcPr>
            <w:tcW w:w="0" w:type="auto"/>
          </w:tcPr>
          <w:p w14:paraId="7D6352AA" w14:textId="77777777" w:rsidR="0020256D" w:rsidRDefault="00000000">
            <w:pPr>
              <w:pStyle w:val="Compact"/>
            </w:pPr>
            <w:r>
              <w:t>fascism</w:t>
            </w:r>
          </w:p>
        </w:tc>
        <w:tc>
          <w:tcPr>
            <w:tcW w:w="0" w:type="auto"/>
          </w:tcPr>
          <w:p w14:paraId="6667325A" w14:textId="77777777" w:rsidR="0020256D" w:rsidRDefault="00000000">
            <w:pPr>
              <w:pStyle w:val="Compact"/>
            </w:pPr>
            <w:r>
              <w:t>0.72</w:t>
            </w:r>
          </w:p>
        </w:tc>
        <w:tc>
          <w:tcPr>
            <w:tcW w:w="0" w:type="auto"/>
          </w:tcPr>
          <w:p w14:paraId="2003846F" w14:textId="77777777" w:rsidR="0020256D" w:rsidRDefault="00000000">
            <w:pPr>
              <w:pStyle w:val="Compact"/>
            </w:pPr>
            <w:r>
              <w:t>vernichtungskri</w:t>
            </w:r>
            <w:r>
              <w:lastRenderedPageBreak/>
              <w:t>eg</w:t>
            </w:r>
          </w:p>
        </w:tc>
        <w:tc>
          <w:tcPr>
            <w:tcW w:w="0" w:type="auto"/>
          </w:tcPr>
          <w:p w14:paraId="41FC52B7" w14:textId="77777777" w:rsidR="0020256D" w:rsidRDefault="00000000">
            <w:pPr>
              <w:pStyle w:val="Compact"/>
            </w:pPr>
            <w:r>
              <w:lastRenderedPageBreak/>
              <w:t>war of annihila</w:t>
            </w:r>
            <w:r>
              <w:lastRenderedPageBreak/>
              <w:t>tion</w:t>
            </w:r>
          </w:p>
        </w:tc>
        <w:tc>
          <w:tcPr>
            <w:tcW w:w="0" w:type="auto"/>
          </w:tcPr>
          <w:p w14:paraId="07FE1FC2" w14:textId="77777777" w:rsidR="0020256D" w:rsidRDefault="00000000">
            <w:pPr>
              <w:pStyle w:val="Compact"/>
            </w:pPr>
            <w:r>
              <w:lastRenderedPageBreak/>
              <w:t>0.71</w:t>
            </w:r>
          </w:p>
        </w:tc>
        <w:tc>
          <w:tcPr>
            <w:tcW w:w="0" w:type="auto"/>
          </w:tcPr>
          <w:p w14:paraId="3B1510D2" w14:textId="77777777" w:rsidR="0020256D" w:rsidRDefault="00000000">
            <w:pPr>
              <w:pStyle w:val="Compact"/>
            </w:pPr>
            <w:r>
              <w:t>1933</w:t>
            </w:r>
          </w:p>
        </w:tc>
        <w:tc>
          <w:tcPr>
            <w:tcW w:w="0" w:type="auto"/>
          </w:tcPr>
          <w:p w14:paraId="32331CBC" w14:textId="77777777" w:rsidR="0020256D" w:rsidRDefault="00000000">
            <w:pPr>
              <w:pStyle w:val="Compact"/>
            </w:pPr>
            <w:r>
              <w:t>1933</w:t>
            </w:r>
          </w:p>
        </w:tc>
        <w:tc>
          <w:tcPr>
            <w:tcW w:w="0" w:type="auto"/>
          </w:tcPr>
          <w:p w14:paraId="6DE226F8" w14:textId="77777777" w:rsidR="0020256D" w:rsidRDefault="00000000">
            <w:pPr>
              <w:pStyle w:val="Compact"/>
            </w:pPr>
            <w:r>
              <w:t>0.72</w:t>
            </w:r>
          </w:p>
        </w:tc>
        <w:tc>
          <w:tcPr>
            <w:tcW w:w="0" w:type="auto"/>
          </w:tcPr>
          <w:p w14:paraId="17FDEDA9" w14:textId="77777777" w:rsidR="0020256D" w:rsidRDefault="00000000">
            <w:pPr>
              <w:pStyle w:val="Compact"/>
            </w:pPr>
            <w:r>
              <w:t>hitler</w:t>
            </w:r>
          </w:p>
        </w:tc>
        <w:tc>
          <w:tcPr>
            <w:tcW w:w="0" w:type="auto"/>
          </w:tcPr>
          <w:p w14:paraId="03931FB9" w14:textId="77777777" w:rsidR="0020256D" w:rsidRDefault="00000000">
            <w:pPr>
              <w:pStyle w:val="Compact"/>
            </w:pPr>
            <w:r>
              <w:t>Hitler</w:t>
            </w:r>
          </w:p>
        </w:tc>
        <w:tc>
          <w:tcPr>
            <w:tcW w:w="0" w:type="auto"/>
          </w:tcPr>
          <w:p w14:paraId="3E34BFF1" w14:textId="77777777" w:rsidR="0020256D" w:rsidRDefault="00000000">
            <w:pPr>
              <w:pStyle w:val="Compact"/>
            </w:pPr>
            <w:r>
              <w:t>0.73</w:t>
            </w:r>
          </w:p>
        </w:tc>
        <w:tc>
          <w:tcPr>
            <w:tcW w:w="0" w:type="auto"/>
          </w:tcPr>
          <w:p w14:paraId="08B46230" w14:textId="77777777" w:rsidR="0020256D" w:rsidRDefault="00000000">
            <w:pPr>
              <w:pStyle w:val="Compact"/>
            </w:pPr>
            <w:r>
              <w:t>hitler</w:t>
            </w:r>
          </w:p>
        </w:tc>
        <w:tc>
          <w:tcPr>
            <w:tcW w:w="0" w:type="auto"/>
          </w:tcPr>
          <w:p w14:paraId="0B27728E" w14:textId="77777777" w:rsidR="0020256D" w:rsidRDefault="00000000">
            <w:pPr>
              <w:pStyle w:val="Compact"/>
            </w:pPr>
            <w:r>
              <w:t>Hilter</w:t>
            </w:r>
          </w:p>
        </w:tc>
        <w:tc>
          <w:tcPr>
            <w:tcW w:w="0" w:type="auto"/>
          </w:tcPr>
          <w:p w14:paraId="03625E06" w14:textId="77777777" w:rsidR="0020256D" w:rsidRDefault="00000000">
            <w:pPr>
              <w:pStyle w:val="Compact"/>
            </w:pPr>
            <w:r>
              <w:t>0.76</w:t>
            </w:r>
          </w:p>
        </w:tc>
      </w:tr>
      <w:tr w:rsidR="0020256D" w14:paraId="7FA659AA" w14:textId="77777777">
        <w:tc>
          <w:tcPr>
            <w:tcW w:w="0" w:type="auto"/>
          </w:tcPr>
          <w:p w14:paraId="5BC7D4B6" w14:textId="77777777" w:rsidR="0020256D" w:rsidRDefault="00000000">
            <w:pPr>
              <w:pStyle w:val="Compact"/>
            </w:pPr>
            <w:r>
              <w:t>bundeswehrsoldat</w:t>
            </w:r>
          </w:p>
        </w:tc>
        <w:tc>
          <w:tcPr>
            <w:tcW w:w="0" w:type="auto"/>
          </w:tcPr>
          <w:p w14:paraId="1C3841EE" w14:textId="77777777" w:rsidR="0020256D" w:rsidRDefault="00000000">
            <w:pPr>
              <w:pStyle w:val="Compact"/>
            </w:pPr>
            <w:r>
              <w:t>Bundeswehr sodlier</w:t>
            </w:r>
          </w:p>
        </w:tc>
        <w:tc>
          <w:tcPr>
            <w:tcW w:w="0" w:type="auto"/>
          </w:tcPr>
          <w:p w14:paraId="35460BF2" w14:textId="77777777" w:rsidR="0020256D" w:rsidRDefault="00000000">
            <w:pPr>
              <w:pStyle w:val="Compact"/>
            </w:pPr>
            <w:r>
              <w:t>0.69</w:t>
            </w:r>
          </w:p>
        </w:tc>
        <w:tc>
          <w:tcPr>
            <w:tcW w:w="0" w:type="auto"/>
          </w:tcPr>
          <w:p w14:paraId="5B451D80" w14:textId="77777777" w:rsidR="0020256D" w:rsidRDefault="00000000">
            <w:pPr>
              <w:pStyle w:val="Compact"/>
            </w:pPr>
            <w:r>
              <w:t>offizierskorps</w:t>
            </w:r>
          </w:p>
        </w:tc>
        <w:tc>
          <w:tcPr>
            <w:tcW w:w="0" w:type="auto"/>
          </w:tcPr>
          <w:p w14:paraId="0589A87F" w14:textId="77777777" w:rsidR="0020256D" w:rsidRDefault="00000000">
            <w:pPr>
              <w:pStyle w:val="Compact"/>
            </w:pPr>
            <w:r>
              <w:t>officer corps</w:t>
            </w:r>
          </w:p>
        </w:tc>
        <w:tc>
          <w:tcPr>
            <w:tcW w:w="0" w:type="auto"/>
          </w:tcPr>
          <w:p w14:paraId="0D11C052" w14:textId="77777777" w:rsidR="0020256D" w:rsidRDefault="00000000">
            <w:pPr>
              <w:pStyle w:val="Compact"/>
            </w:pPr>
            <w:r>
              <w:t>0.65</w:t>
            </w:r>
          </w:p>
        </w:tc>
        <w:tc>
          <w:tcPr>
            <w:tcW w:w="0" w:type="auto"/>
          </w:tcPr>
          <w:p w14:paraId="7D0BB565" w14:textId="77777777" w:rsidR="0020256D" w:rsidRDefault="00000000">
            <w:pPr>
              <w:pStyle w:val="Compact"/>
            </w:pPr>
            <w:r>
              <w:t>legionär</w:t>
            </w:r>
          </w:p>
        </w:tc>
        <w:tc>
          <w:tcPr>
            <w:tcW w:w="0" w:type="auto"/>
          </w:tcPr>
          <w:p w14:paraId="453AD8F4" w14:textId="77777777" w:rsidR="0020256D" w:rsidRDefault="00000000">
            <w:pPr>
              <w:pStyle w:val="Compact"/>
            </w:pPr>
            <w:r>
              <w:t>legionary</w:t>
            </w:r>
          </w:p>
        </w:tc>
        <w:tc>
          <w:tcPr>
            <w:tcW w:w="0" w:type="auto"/>
          </w:tcPr>
          <w:p w14:paraId="7DA1ECD1" w14:textId="77777777" w:rsidR="0020256D" w:rsidRDefault="00000000">
            <w:pPr>
              <w:pStyle w:val="Compact"/>
            </w:pPr>
            <w:r>
              <w:t>0.67</w:t>
            </w:r>
          </w:p>
        </w:tc>
        <w:tc>
          <w:tcPr>
            <w:tcW w:w="0" w:type="auto"/>
          </w:tcPr>
          <w:p w14:paraId="48070882" w14:textId="77777777" w:rsidR="0020256D" w:rsidRDefault="00000000">
            <w:pPr>
              <w:pStyle w:val="Compact"/>
            </w:pPr>
            <w:r>
              <w:t>1945</w:t>
            </w:r>
          </w:p>
        </w:tc>
        <w:tc>
          <w:tcPr>
            <w:tcW w:w="0" w:type="auto"/>
          </w:tcPr>
          <w:p w14:paraId="50DE435C" w14:textId="77777777" w:rsidR="0020256D" w:rsidRDefault="00000000">
            <w:pPr>
              <w:pStyle w:val="Compact"/>
            </w:pPr>
            <w:r>
              <w:t>1945</w:t>
            </w:r>
          </w:p>
        </w:tc>
        <w:tc>
          <w:tcPr>
            <w:tcW w:w="0" w:type="auto"/>
          </w:tcPr>
          <w:p w14:paraId="79CAFBFB" w14:textId="77777777" w:rsidR="0020256D" w:rsidRDefault="00000000">
            <w:pPr>
              <w:pStyle w:val="Compact"/>
            </w:pPr>
            <w:r>
              <w:t>0.67</w:t>
            </w:r>
          </w:p>
        </w:tc>
        <w:tc>
          <w:tcPr>
            <w:tcW w:w="0" w:type="auto"/>
          </w:tcPr>
          <w:p w14:paraId="7B31CB09" w14:textId="77777777" w:rsidR="0020256D" w:rsidRDefault="00000000">
            <w:pPr>
              <w:pStyle w:val="Compact"/>
            </w:pPr>
            <w:r>
              <w:t>1920</w:t>
            </w:r>
          </w:p>
        </w:tc>
        <w:tc>
          <w:tcPr>
            <w:tcW w:w="0" w:type="auto"/>
          </w:tcPr>
          <w:p w14:paraId="4047060A" w14:textId="77777777" w:rsidR="0020256D" w:rsidRDefault="00000000">
            <w:pPr>
              <w:pStyle w:val="Compact"/>
            </w:pPr>
            <w:r>
              <w:t>1920</w:t>
            </w:r>
          </w:p>
        </w:tc>
        <w:tc>
          <w:tcPr>
            <w:tcW w:w="0" w:type="auto"/>
          </w:tcPr>
          <w:p w14:paraId="7FBF8B84" w14:textId="77777777" w:rsidR="0020256D" w:rsidRDefault="00000000">
            <w:pPr>
              <w:pStyle w:val="Compact"/>
            </w:pPr>
            <w:r>
              <w:t>0.68</w:t>
            </w:r>
          </w:p>
        </w:tc>
        <w:tc>
          <w:tcPr>
            <w:tcW w:w="0" w:type="auto"/>
          </w:tcPr>
          <w:p w14:paraId="725837A4" w14:textId="77777777" w:rsidR="0020256D" w:rsidRDefault="00000000">
            <w:pPr>
              <w:pStyle w:val="Compact"/>
            </w:pPr>
            <w:r>
              <w:t>1918</w:t>
            </w:r>
          </w:p>
        </w:tc>
        <w:tc>
          <w:tcPr>
            <w:tcW w:w="0" w:type="auto"/>
          </w:tcPr>
          <w:p w14:paraId="3D5B95F9" w14:textId="77777777" w:rsidR="0020256D" w:rsidRDefault="00000000">
            <w:pPr>
              <w:pStyle w:val="Compact"/>
            </w:pPr>
            <w:r>
              <w:t>1918</w:t>
            </w:r>
          </w:p>
        </w:tc>
        <w:tc>
          <w:tcPr>
            <w:tcW w:w="0" w:type="auto"/>
          </w:tcPr>
          <w:p w14:paraId="7D9553FC" w14:textId="77777777" w:rsidR="0020256D" w:rsidRDefault="00000000">
            <w:pPr>
              <w:pStyle w:val="Compact"/>
            </w:pPr>
            <w:r>
              <w:t>0.7</w:t>
            </w:r>
          </w:p>
        </w:tc>
        <w:tc>
          <w:tcPr>
            <w:tcW w:w="0" w:type="auto"/>
          </w:tcPr>
          <w:p w14:paraId="64C3E547" w14:textId="77777777" w:rsidR="0020256D" w:rsidRDefault="00000000">
            <w:pPr>
              <w:pStyle w:val="Compact"/>
            </w:pPr>
            <w:r>
              <w:t>nationalsozialist</w:t>
            </w:r>
          </w:p>
        </w:tc>
        <w:tc>
          <w:tcPr>
            <w:tcW w:w="0" w:type="auto"/>
          </w:tcPr>
          <w:p w14:paraId="4A3FC303" w14:textId="77777777" w:rsidR="0020256D" w:rsidRDefault="00000000">
            <w:pPr>
              <w:pStyle w:val="Compact"/>
            </w:pPr>
            <w:r>
              <w:t>Nazi</w:t>
            </w:r>
          </w:p>
        </w:tc>
        <w:tc>
          <w:tcPr>
            <w:tcW w:w="0" w:type="auto"/>
          </w:tcPr>
          <w:p w14:paraId="0B292B5A" w14:textId="77777777" w:rsidR="0020256D" w:rsidRDefault="00000000">
            <w:pPr>
              <w:pStyle w:val="Compact"/>
            </w:pPr>
            <w:r>
              <w:t>0.67</w:t>
            </w:r>
          </w:p>
        </w:tc>
        <w:tc>
          <w:tcPr>
            <w:tcW w:w="0" w:type="auto"/>
          </w:tcPr>
          <w:p w14:paraId="4570C654" w14:textId="77777777" w:rsidR="0020256D" w:rsidRDefault="00000000">
            <w:pPr>
              <w:pStyle w:val="Compact"/>
            </w:pPr>
            <w:r>
              <w:t>deserteur</w:t>
            </w:r>
          </w:p>
        </w:tc>
        <w:tc>
          <w:tcPr>
            <w:tcW w:w="0" w:type="auto"/>
          </w:tcPr>
          <w:p w14:paraId="12756BEB" w14:textId="77777777" w:rsidR="0020256D" w:rsidRDefault="00000000">
            <w:pPr>
              <w:pStyle w:val="Compact"/>
            </w:pPr>
            <w:r>
              <w:t>deserter</w:t>
            </w:r>
          </w:p>
        </w:tc>
        <w:tc>
          <w:tcPr>
            <w:tcW w:w="0" w:type="auto"/>
          </w:tcPr>
          <w:p w14:paraId="3DB9E353" w14:textId="77777777" w:rsidR="0020256D" w:rsidRDefault="00000000">
            <w:pPr>
              <w:pStyle w:val="Compact"/>
            </w:pPr>
            <w:r>
              <w:t>0.69</w:t>
            </w:r>
          </w:p>
        </w:tc>
        <w:tc>
          <w:tcPr>
            <w:tcW w:w="0" w:type="auto"/>
          </w:tcPr>
          <w:p w14:paraId="1F52AF89" w14:textId="77777777" w:rsidR="0020256D" w:rsidRDefault="00000000">
            <w:pPr>
              <w:pStyle w:val="Compact"/>
            </w:pPr>
            <w:r>
              <w:t>militarismus</w:t>
            </w:r>
          </w:p>
        </w:tc>
        <w:tc>
          <w:tcPr>
            <w:tcW w:w="0" w:type="auto"/>
          </w:tcPr>
          <w:p w14:paraId="4224E014" w14:textId="77777777" w:rsidR="0020256D" w:rsidRDefault="00000000">
            <w:pPr>
              <w:pStyle w:val="Compact"/>
            </w:pPr>
            <w:r>
              <w:t>militarism</w:t>
            </w:r>
          </w:p>
        </w:tc>
        <w:tc>
          <w:tcPr>
            <w:tcW w:w="0" w:type="auto"/>
          </w:tcPr>
          <w:p w14:paraId="1BB539C8" w14:textId="77777777" w:rsidR="0020256D" w:rsidRDefault="00000000">
            <w:pPr>
              <w:pStyle w:val="Compact"/>
            </w:pPr>
            <w:r>
              <w:t>0.72</w:t>
            </w:r>
          </w:p>
        </w:tc>
        <w:tc>
          <w:tcPr>
            <w:tcW w:w="0" w:type="auto"/>
          </w:tcPr>
          <w:p w14:paraId="12767152" w14:textId="77777777" w:rsidR="0020256D" w:rsidRDefault="00000000">
            <w:pPr>
              <w:pStyle w:val="Compact"/>
            </w:pPr>
            <w:r>
              <w:t>kriegsgeneration</w:t>
            </w:r>
          </w:p>
        </w:tc>
        <w:tc>
          <w:tcPr>
            <w:tcW w:w="0" w:type="auto"/>
          </w:tcPr>
          <w:p w14:paraId="64E60B16" w14:textId="77777777" w:rsidR="0020256D" w:rsidRDefault="00000000">
            <w:pPr>
              <w:pStyle w:val="Compact"/>
            </w:pPr>
            <w:r>
              <w:t>war generation</w:t>
            </w:r>
          </w:p>
        </w:tc>
        <w:tc>
          <w:tcPr>
            <w:tcW w:w="0" w:type="auto"/>
          </w:tcPr>
          <w:p w14:paraId="684442F3" w14:textId="77777777" w:rsidR="0020256D" w:rsidRDefault="00000000">
            <w:pPr>
              <w:pStyle w:val="Compact"/>
            </w:pPr>
            <w:r>
              <w:t>0.71</w:t>
            </w:r>
          </w:p>
        </w:tc>
        <w:tc>
          <w:tcPr>
            <w:tcW w:w="0" w:type="auto"/>
          </w:tcPr>
          <w:p w14:paraId="1DC95D10" w14:textId="77777777" w:rsidR="0020256D" w:rsidRDefault="00000000">
            <w:pPr>
              <w:pStyle w:val="Compact"/>
            </w:pPr>
            <w:r>
              <w:t>nazi</w:t>
            </w:r>
          </w:p>
        </w:tc>
        <w:tc>
          <w:tcPr>
            <w:tcW w:w="0" w:type="auto"/>
          </w:tcPr>
          <w:p w14:paraId="51040128" w14:textId="77777777" w:rsidR="0020256D" w:rsidRDefault="00000000">
            <w:pPr>
              <w:pStyle w:val="Compact"/>
            </w:pPr>
            <w:r>
              <w:t>Nazi</w:t>
            </w:r>
          </w:p>
        </w:tc>
        <w:tc>
          <w:tcPr>
            <w:tcW w:w="0" w:type="auto"/>
          </w:tcPr>
          <w:p w14:paraId="21AD4D46" w14:textId="77777777" w:rsidR="0020256D" w:rsidRDefault="00000000">
            <w:pPr>
              <w:pStyle w:val="Compact"/>
            </w:pPr>
            <w:r>
              <w:t>0.72</w:t>
            </w:r>
          </w:p>
        </w:tc>
        <w:tc>
          <w:tcPr>
            <w:tcW w:w="0" w:type="auto"/>
          </w:tcPr>
          <w:p w14:paraId="107A45EF" w14:textId="77777777" w:rsidR="0020256D" w:rsidRDefault="00000000">
            <w:pPr>
              <w:pStyle w:val="Compact"/>
            </w:pPr>
            <w:r>
              <w:t>kriegsgefangener</w:t>
            </w:r>
          </w:p>
        </w:tc>
        <w:tc>
          <w:tcPr>
            <w:tcW w:w="0" w:type="auto"/>
          </w:tcPr>
          <w:p w14:paraId="3DD98A96" w14:textId="77777777" w:rsidR="0020256D" w:rsidRDefault="00000000">
            <w:pPr>
              <w:pStyle w:val="Compact"/>
            </w:pPr>
            <w:r>
              <w:t>POW</w:t>
            </w:r>
          </w:p>
        </w:tc>
        <w:tc>
          <w:tcPr>
            <w:tcW w:w="0" w:type="auto"/>
          </w:tcPr>
          <w:p w14:paraId="5DA66F23" w14:textId="77777777" w:rsidR="0020256D" w:rsidRDefault="00000000">
            <w:pPr>
              <w:pStyle w:val="Compact"/>
            </w:pPr>
            <w:r>
              <w:t>0.73</w:t>
            </w:r>
          </w:p>
        </w:tc>
        <w:tc>
          <w:tcPr>
            <w:tcW w:w="0" w:type="auto"/>
          </w:tcPr>
          <w:p w14:paraId="550278F7" w14:textId="77777777" w:rsidR="0020256D" w:rsidRDefault="00000000">
            <w:pPr>
              <w:pStyle w:val="Compact"/>
            </w:pPr>
            <w:r>
              <w:t>auschwitz</w:t>
            </w:r>
          </w:p>
        </w:tc>
        <w:tc>
          <w:tcPr>
            <w:tcW w:w="0" w:type="auto"/>
          </w:tcPr>
          <w:p w14:paraId="5AE7811B" w14:textId="77777777" w:rsidR="0020256D" w:rsidRDefault="00000000">
            <w:pPr>
              <w:pStyle w:val="Compact"/>
            </w:pPr>
            <w:r>
              <w:t>Auschwitz</w:t>
            </w:r>
          </w:p>
        </w:tc>
        <w:tc>
          <w:tcPr>
            <w:tcW w:w="0" w:type="auto"/>
          </w:tcPr>
          <w:p w14:paraId="7E50DFCB" w14:textId="77777777" w:rsidR="0020256D" w:rsidRDefault="00000000">
            <w:pPr>
              <w:pStyle w:val="Compact"/>
            </w:pPr>
            <w:r>
              <w:t>0.75</w:t>
            </w:r>
          </w:p>
        </w:tc>
      </w:tr>
      <w:tr w:rsidR="0020256D" w14:paraId="58411422" w14:textId="77777777">
        <w:tc>
          <w:tcPr>
            <w:tcW w:w="0" w:type="auto"/>
          </w:tcPr>
          <w:p w14:paraId="2BCAD6C1" w14:textId="77777777" w:rsidR="0020256D" w:rsidRDefault="00000000">
            <w:pPr>
              <w:pStyle w:val="Compact"/>
            </w:pPr>
            <w:r>
              <w:t>offizierskorps</w:t>
            </w:r>
          </w:p>
        </w:tc>
        <w:tc>
          <w:tcPr>
            <w:tcW w:w="0" w:type="auto"/>
          </w:tcPr>
          <w:p w14:paraId="1F9D77AB" w14:textId="77777777" w:rsidR="0020256D" w:rsidRDefault="00000000">
            <w:pPr>
              <w:pStyle w:val="Compact"/>
            </w:pPr>
            <w:r>
              <w:t>officer corps</w:t>
            </w:r>
          </w:p>
        </w:tc>
        <w:tc>
          <w:tcPr>
            <w:tcW w:w="0" w:type="auto"/>
          </w:tcPr>
          <w:p w14:paraId="77048E85" w14:textId="77777777" w:rsidR="0020256D" w:rsidRDefault="00000000">
            <w:pPr>
              <w:pStyle w:val="Compact"/>
            </w:pPr>
            <w:r>
              <w:t>0.69</w:t>
            </w:r>
          </w:p>
        </w:tc>
        <w:tc>
          <w:tcPr>
            <w:tcW w:w="0" w:type="auto"/>
          </w:tcPr>
          <w:p w14:paraId="04DC7563" w14:textId="77777777" w:rsidR="0020256D" w:rsidRDefault="00000000">
            <w:pPr>
              <w:pStyle w:val="Compact"/>
            </w:pPr>
            <w:r>
              <w:t>unteroffizierkorps</w:t>
            </w:r>
          </w:p>
        </w:tc>
        <w:tc>
          <w:tcPr>
            <w:tcW w:w="0" w:type="auto"/>
          </w:tcPr>
          <w:p w14:paraId="18900E31" w14:textId="77777777" w:rsidR="0020256D" w:rsidRDefault="00000000">
            <w:pPr>
              <w:pStyle w:val="Compact"/>
            </w:pPr>
            <w:r>
              <w:t>NCO corps</w:t>
            </w:r>
          </w:p>
        </w:tc>
        <w:tc>
          <w:tcPr>
            <w:tcW w:w="0" w:type="auto"/>
          </w:tcPr>
          <w:p w14:paraId="697D1C41" w14:textId="77777777" w:rsidR="0020256D" w:rsidRDefault="00000000">
            <w:pPr>
              <w:pStyle w:val="Compact"/>
            </w:pPr>
            <w:r>
              <w:t>0.64</w:t>
            </w:r>
          </w:p>
        </w:tc>
        <w:tc>
          <w:tcPr>
            <w:tcW w:w="0" w:type="auto"/>
          </w:tcPr>
          <w:p w14:paraId="7FB1DB20" w14:textId="77777777" w:rsidR="0020256D" w:rsidRDefault="00000000">
            <w:pPr>
              <w:pStyle w:val="Compact"/>
            </w:pPr>
            <w:r>
              <w:t>hitler</w:t>
            </w:r>
          </w:p>
        </w:tc>
        <w:tc>
          <w:tcPr>
            <w:tcW w:w="0" w:type="auto"/>
          </w:tcPr>
          <w:p w14:paraId="653061F2" w14:textId="77777777" w:rsidR="0020256D" w:rsidRDefault="00000000">
            <w:pPr>
              <w:pStyle w:val="Compact"/>
            </w:pPr>
            <w:r>
              <w:t>Hitler</w:t>
            </w:r>
          </w:p>
        </w:tc>
        <w:tc>
          <w:tcPr>
            <w:tcW w:w="0" w:type="auto"/>
          </w:tcPr>
          <w:p w14:paraId="0C2A5C8E" w14:textId="77777777" w:rsidR="0020256D" w:rsidRDefault="00000000">
            <w:pPr>
              <w:pStyle w:val="Compact"/>
            </w:pPr>
            <w:r>
              <w:t>0.66</w:t>
            </w:r>
          </w:p>
        </w:tc>
        <w:tc>
          <w:tcPr>
            <w:tcW w:w="0" w:type="auto"/>
          </w:tcPr>
          <w:p w14:paraId="502D6CAE" w14:textId="77777777" w:rsidR="0020256D" w:rsidRDefault="00000000">
            <w:pPr>
              <w:pStyle w:val="Compact"/>
            </w:pPr>
            <w:r>
              <w:t>kriegsgefangener</w:t>
            </w:r>
          </w:p>
        </w:tc>
        <w:tc>
          <w:tcPr>
            <w:tcW w:w="0" w:type="auto"/>
          </w:tcPr>
          <w:p w14:paraId="79AF38C8" w14:textId="77777777" w:rsidR="0020256D" w:rsidRDefault="00000000">
            <w:pPr>
              <w:pStyle w:val="Compact"/>
            </w:pPr>
            <w:r>
              <w:t>POW</w:t>
            </w:r>
          </w:p>
        </w:tc>
        <w:tc>
          <w:tcPr>
            <w:tcW w:w="0" w:type="auto"/>
          </w:tcPr>
          <w:p w14:paraId="52224E3C" w14:textId="77777777" w:rsidR="0020256D" w:rsidRDefault="00000000">
            <w:pPr>
              <w:pStyle w:val="Compact"/>
            </w:pPr>
            <w:r>
              <w:t>0.66</w:t>
            </w:r>
          </w:p>
        </w:tc>
        <w:tc>
          <w:tcPr>
            <w:tcW w:w="0" w:type="auto"/>
          </w:tcPr>
          <w:p w14:paraId="09203E20" w14:textId="77777777" w:rsidR="0020256D" w:rsidRDefault="00000000">
            <w:pPr>
              <w:pStyle w:val="Compact"/>
            </w:pPr>
            <w:r>
              <w:t>gefangennahme</w:t>
            </w:r>
          </w:p>
        </w:tc>
        <w:tc>
          <w:tcPr>
            <w:tcW w:w="0" w:type="auto"/>
          </w:tcPr>
          <w:p w14:paraId="34FBFB70" w14:textId="77777777" w:rsidR="0020256D" w:rsidRDefault="00000000">
            <w:pPr>
              <w:pStyle w:val="Compact"/>
            </w:pPr>
            <w:r>
              <w:t>capture</w:t>
            </w:r>
          </w:p>
        </w:tc>
        <w:tc>
          <w:tcPr>
            <w:tcW w:w="0" w:type="auto"/>
          </w:tcPr>
          <w:p w14:paraId="41E9B8CD" w14:textId="77777777" w:rsidR="0020256D" w:rsidRDefault="00000000">
            <w:pPr>
              <w:pStyle w:val="Compact"/>
            </w:pPr>
            <w:r>
              <w:t>0.68</w:t>
            </w:r>
          </w:p>
        </w:tc>
        <w:tc>
          <w:tcPr>
            <w:tcW w:w="0" w:type="auto"/>
          </w:tcPr>
          <w:p w14:paraId="3E636465" w14:textId="77777777" w:rsidR="0020256D" w:rsidRDefault="00000000">
            <w:pPr>
              <w:pStyle w:val="Compact"/>
            </w:pPr>
            <w:r>
              <w:t>kriegsende</w:t>
            </w:r>
          </w:p>
        </w:tc>
        <w:tc>
          <w:tcPr>
            <w:tcW w:w="0" w:type="auto"/>
          </w:tcPr>
          <w:p w14:paraId="060F3AF4" w14:textId="77777777" w:rsidR="0020256D" w:rsidRDefault="00000000">
            <w:pPr>
              <w:pStyle w:val="Compact"/>
            </w:pPr>
            <w:r>
              <w:t>end of the war</w:t>
            </w:r>
          </w:p>
        </w:tc>
        <w:tc>
          <w:tcPr>
            <w:tcW w:w="0" w:type="auto"/>
          </w:tcPr>
          <w:p w14:paraId="11556854" w14:textId="77777777" w:rsidR="0020256D" w:rsidRDefault="00000000">
            <w:pPr>
              <w:pStyle w:val="Compact"/>
            </w:pPr>
            <w:r>
              <w:t>0.7</w:t>
            </w:r>
          </w:p>
        </w:tc>
        <w:tc>
          <w:tcPr>
            <w:tcW w:w="0" w:type="auto"/>
          </w:tcPr>
          <w:p w14:paraId="14900F26" w14:textId="77777777" w:rsidR="0020256D" w:rsidRDefault="00000000">
            <w:pPr>
              <w:pStyle w:val="Compact"/>
            </w:pPr>
            <w:r>
              <w:t>legion</w:t>
            </w:r>
          </w:p>
        </w:tc>
        <w:tc>
          <w:tcPr>
            <w:tcW w:w="0" w:type="auto"/>
          </w:tcPr>
          <w:p w14:paraId="75A1D3DB" w14:textId="77777777" w:rsidR="0020256D" w:rsidRDefault="00000000">
            <w:pPr>
              <w:pStyle w:val="Compact"/>
            </w:pPr>
            <w:r>
              <w:t>legion</w:t>
            </w:r>
          </w:p>
        </w:tc>
        <w:tc>
          <w:tcPr>
            <w:tcW w:w="0" w:type="auto"/>
          </w:tcPr>
          <w:p w14:paraId="5C497B75" w14:textId="77777777" w:rsidR="0020256D" w:rsidRDefault="00000000">
            <w:pPr>
              <w:pStyle w:val="Compact"/>
            </w:pPr>
            <w:r>
              <w:t>0.67</w:t>
            </w:r>
          </w:p>
        </w:tc>
        <w:tc>
          <w:tcPr>
            <w:tcW w:w="0" w:type="auto"/>
          </w:tcPr>
          <w:p w14:paraId="0A121DEF" w14:textId="77777777" w:rsidR="0020256D" w:rsidRDefault="00000000">
            <w:pPr>
              <w:pStyle w:val="Compact"/>
            </w:pPr>
            <w:r>
              <w:t>1944</w:t>
            </w:r>
          </w:p>
        </w:tc>
        <w:tc>
          <w:tcPr>
            <w:tcW w:w="0" w:type="auto"/>
          </w:tcPr>
          <w:p w14:paraId="741318E9" w14:textId="77777777" w:rsidR="0020256D" w:rsidRDefault="00000000">
            <w:pPr>
              <w:pStyle w:val="Compact"/>
            </w:pPr>
            <w:r>
              <w:t>1944</w:t>
            </w:r>
          </w:p>
        </w:tc>
        <w:tc>
          <w:tcPr>
            <w:tcW w:w="0" w:type="auto"/>
          </w:tcPr>
          <w:p w14:paraId="1BAFA09A" w14:textId="77777777" w:rsidR="0020256D" w:rsidRDefault="00000000">
            <w:pPr>
              <w:pStyle w:val="Compact"/>
            </w:pPr>
            <w:r>
              <w:t>0.69</w:t>
            </w:r>
          </w:p>
        </w:tc>
        <w:tc>
          <w:tcPr>
            <w:tcW w:w="0" w:type="auto"/>
          </w:tcPr>
          <w:p w14:paraId="3BB0F476" w14:textId="77777777" w:rsidR="0020256D" w:rsidRDefault="00000000">
            <w:pPr>
              <w:pStyle w:val="Compact"/>
            </w:pPr>
            <w:r>
              <w:t>nationalsozialist</w:t>
            </w:r>
          </w:p>
        </w:tc>
        <w:tc>
          <w:tcPr>
            <w:tcW w:w="0" w:type="auto"/>
          </w:tcPr>
          <w:p w14:paraId="0E9F1568" w14:textId="77777777" w:rsidR="0020256D" w:rsidRDefault="00000000">
            <w:pPr>
              <w:pStyle w:val="Compact"/>
            </w:pPr>
            <w:r>
              <w:t>Nazi</w:t>
            </w:r>
          </w:p>
        </w:tc>
        <w:tc>
          <w:tcPr>
            <w:tcW w:w="0" w:type="auto"/>
          </w:tcPr>
          <w:p w14:paraId="0804F5A6" w14:textId="77777777" w:rsidR="0020256D" w:rsidRDefault="00000000">
            <w:pPr>
              <w:pStyle w:val="Compact"/>
            </w:pPr>
            <w:r>
              <w:t>0.72</w:t>
            </w:r>
          </w:p>
        </w:tc>
        <w:tc>
          <w:tcPr>
            <w:tcW w:w="0" w:type="auto"/>
          </w:tcPr>
          <w:p w14:paraId="4150A3FE" w14:textId="77777777" w:rsidR="0020256D" w:rsidRDefault="00000000">
            <w:pPr>
              <w:pStyle w:val="Compact"/>
            </w:pPr>
            <w:r>
              <w:t>militarismus</w:t>
            </w:r>
          </w:p>
        </w:tc>
        <w:tc>
          <w:tcPr>
            <w:tcW w:w="0" w:type="auto"/>
          </w:tcPr>
          <w:p w14:paraId="4DB01413" w14:textId="77777777" w:rsidR="0020256D" w:rsidRDefault="00000000">
            <w:pPr>
              <w:pStyle w:val="Compact"/>
            </w:pPr>
            <w:r>
              <w:t>militarism</w:t>
            </w:r>
          </w:p>
        </w:tc>
        <w:tc>
          <w:tcPr>
            <w:tcW w:w="0" w:type="auto"/>
          </w:tcPr>
          <w:p w14:paraId="76FEFDB5" w14:textId="77777777" w:rsidR="0020256D" w:rsidRDefault="00000000">
            <w:pPr>
              <w:pStyle w:val="Compact"/>
            </w:pPr>
            <w:r>
              <w:t>0.7</w:t>
            </w:r>
          </w:p>
        </w:tc>
        <w:tc>
          <w:tcPr>
            <w:tcW w:w="0" w:type="auto"/>
          </w:tcPr>
          <w:p w14:paraId="2F57FCAB" w14:textId="77777777" w:rsidR="0020256D" w:rsidRDefault="00000000">
            <w:pPr>
              <w:pStyle w:val="Compact"/>
            </w:pPr>
            <w:r>
              <w:t>faschismus</w:t>
            </w:r>
          </w:p>
        </w:tc>
        <w:tc>
          <w:tcPr>
            <w:tcW w:w="0" w:type="auto"/>
          </w:tcPr>
          <w:p w14:paraId="5D8505F5" w14:textId="77777777" w:rsidR="0020256D" w:rsidRDefault="00000000">
            <w:pPr>
              <w:pStyle w:val="Compact"/>
            </w:pPr>
            <w:r>
              <w:t>fascism</w:t>
            </w:r>
          </w:p>
        </w:tc>
        <w:tc>
          <w:tcPr>
            <w:tcW w:w="0" w:type="auto"/>
          </w:tcPr>
          <w:p w14:paraId="5342800A" w14:textId="77777777" w:rsidR="0020256D" w:rsidRDefault="00000000">
            <w:pPr>
              <w:pStyle w:val="Compact"/>
            </w:pPr>
            <w:r>
              <w:t>0.72</w:t>
            </w:r>
          </w:p>
        </w:tc>
        <w:tc>
          <w:tcPr>
            <w:tcW w:w="0" w:type="auto"/>
          </w:tcPr>
          <w:p w14:paraId="3936D906" w14:textId="77777777" w:rsidR="0020256D" w:rsidRDefault="00000000">
            <w:pPr>
              <w:pStyle w:val="Compact"/>
            </w:pPr>
            <w:r>
              <w:t>1941</w:t>
            </w:r>
          </w:p>
        </w:tc>
        <w:tc>
          <w:tcPr>
            <w:tcW w:w="0" w:type="auto"/>
          </w:tcPr>
          <w:p w14:paraId="08308969" w14:textId="77777777" w:rsidR="0020256D" w:rsidRDefault="00000000">
            <w:pPr>
              <w:pStyle w:val="Compact"/>
            </w:pPr>
            <w:r>
              <w:t>1941</w:t>
            </w:r>
          </w:p>
        </w:tc>
        <w:tc>
          <w:tcPr>
            <w:tcW w:w="0" w:type="auto"/>
          </w:tcPr>
          <w:p w14:paraId="49142689" w14:textId="77777777" w:rsidR="0020256D" w:rsidRDefault="00000000">
            <w:pPr>
              <w:pStyle w:val="Compact"/>
            </w:pPr>
            <w:r>
              <w:t>0.73</w:t>
            </w:r>
          </w:p>
        </w:tc>
        <w:tc>
          <w:tcPr>
            <w:tcW w:w="0" w:type="auto"/>
          </w:tcPr>
          <w:p w14:paraId="251721C0" w14:textId="77777777" w:rsidR="0020256D" w:rsidRDefault="00000000">
            <w:pPr>
              <w:pStyle w:val="Compact"/>
            </w:pPr>
            <w:r>
              <w:t>nazizeit</w:t>
            </w:r>
          </w:p>
        </w:tc>
        <w:tc>
          <w:tcPr>
            <w:tcW w:w="0" w:type="auto"/>
          </w:tcPr>
          <w:p w14:paraId="03767D46" w14:textId="77777777" w:rsidR="0020256D" w:rsidRDefault="00000000">
            <w:pPr>
              <w:pStyle w:val="Compact"/>
            </w:pPr>
            <w:r>
              <w:t>Nazi period</w:t>
            </w:r>
          </w:p>
        </w:tc>
        <w:tc>
          <w:tcPr>
            <w:tcW w:w="0" w:type="auto"/>
          </w:tcPr>
          <w:p w14:paraId="73B09495" w14:textId="77777777" w:rsidR="0020256D" w:rsidRDefault="00000000">
            <w:pPr>
              <w:pStyle w:val="Compact"/>
            </w:pPr>
            <w:r>
              <w:t>0.74</w:t>
            </w:r>
          </w:p>
        </w:tc>
      </w:tr>
    </w:tbl>
    <w:p w14:paraId="53AE4DDE" w14:textId="77777777" w:rsidR="0020256D" w:rsidRDefault="00000000">
      <w:pPr>
        <w:pStyle w:val="BodyText"/>
      </w:pPr>
      <w:r>
        <w:t xml:space="preserve">The Wehrmacht's nearest neighbors for the time frame running from the late 1950s to the early 1970s display similarities to the preceding ones. Once more, there are multiple terms referencing military personnel (“Berufssoldat”, “Bundeswehrsoldat”). In the context of the </w:t>
      </w:r>
      <w:r>
        <w:lastRenderedPageBreak/>
        <w:t>1960s and 1970s, these likely relate to the newly established Bundeswehr, while the new East German forces are also mentioned (“NVA”). A clear distinction from the earlier time frames lies in the noticeable presence of terms associated with prisoners of war (“Kriegsgefangenschaft”, “Kriegsgefangener”). Given that the last German POWs were released from Soviet captivity to West Germany in the mid-1950s, it is surprising that the issue only appears in the Wehrmacht's context by the 1960s when much of the legislative problems pertaining to veterans and POWs had already been addressed. A further break from the earlier time frames is the appearance of the terms “Hitler” and “Massenmörder,” indicating early instances of political judgment in debates on the Wehrmacht at the time.</w:t>
      </w:r>
    </w:p>
    <w:p w14:paraId="60EE1E9B" w14:textId="77777777" w:rsidR="0020256D" w:rsidRDefault="00000000">
      <w:pPr>
        <w:pStyle w:val="BodyText"/>
      </w:pPr>
      <w:r>
        <w:t>By the 1970s and 1980s, the neighboring terms suggest that parliamentary discussions of the Wehrmacht increasingly shift from practical to historical contexts. The terms “Legion Condor,” “Waffen-SS,” and “Reichswehr” show a high degree of similarity to “Wehrmacht.” Other closely related terms include “Nazi,” references to Prussia and imperial Germany, and several historical dates. By the 1990s, the trend of contextualizing the Wehrmacht within Nazi discourse in parliamentary speeches becomes dominant, coinciding with the second frequency peak. “Hitler” and several other terms related to Nazism and fascism appear among the top ten. In contrast to earlier periods, discussions now explicitly highlight the illegitimacy of German military conduct in general, as indicated by terms like “Vernichtungskrieg” and “Widerstandskämpfer.” Additionally, the presence of Eduard Dietl’s name (“Dietl”) underscores the legislature's concern with continuities between the Wehrmacht and the Bundeswehr. The issue of renaming Bavarian barracks that had been named after Dietl — a general widely believed to have been a staunch supporter of Nazism and a war criminal — was raised multiple times in the legislature. The end of the Cold War may have contributed to shifting law makers attention to these symbolic questions, as matters of defense policy and procurement became less urgent. In the last recent time frames, the trends of the 1990s persist, but the Wehrmacht is placed even more directly in the context of genocide, as reflected by terms such as “Konzentrationslager,” “KZ,” and “Auschwitz.”</w:t>
      </w:r>
    </w:p>
    <w:p w14:paraId="2A18FBCC" w14:textId="77777777" w:rsidR="0020256D" w:rsidRDefault="00000000">
      <w:pPr>
        <w:pStyle w:val="BodyText"/>
      </w:pPr>
      <w:r>
        <w:t>In summary, the contexts for debating the Wehrmacht in the Bundestag shifted, as evidenced by the term’s nearest neighbors. In the immediate post-war period, references to the Wehrmacht centered around military and organizational terms. However, by the 1970s, the Wehrmacht was increasingly situated within historical contexts, ultimately emphasizing Nazi crimes by the 1990s.</w:t>
      </w:r>
    </w:p>
    <w:p w14:paraId="1B8092A2" w14:textId="77777777" w:rsidR="0020256D" w:rsidRDefault="00000000">
      <w:pPr>
        <w:pStyle w:val="Heading3"/>
      </w:pPr>
      <w:bookmarkStart w:id="243" w:name="semantic-shift"/>
      <w:r>
        <w:t>Semantic shift</w:t>
      </w:r>
      <w:bookmarkEnd w:id="243"/>
    </w:p>
    <w:p w14:paraId="2E861C4E" w14:textId="77777777" w:rsidR="0020256D" w:rsidRDefault="00000000">
      <w:pPr>
        <w:pStyle w:val="FirstParagraph"/>
      </w:pPr>
      <w:r>
        <w:t>To assess the semantic shift of the term “Wehrmacht” in the Bundestag’s proceedings relative to target terms, aligned word embeddings are utilized. These embeddings enable an assessment of how the nearest neighbors of “Wehrmacht” compare to the designated target terms in each specific time frame.</w:t>
      </w:r>
    </w:p>
    <w:p w14:paraId="69F8B2CD" w14:textId="77777777" w:rsidR="0020256D" w:rsidRDefault="00000000">
      <w:pPr>
        <w:pStyle w:val="BodyText"/>
      </w:pPr>
      <w:r>
        <w:t xml:space="preserve">As a means to test the quality of the results, the shift is also measured for the terms “Bundeswehr” and “Waffen-SS,” which are assumed to exhibit more semantic stability over time. To validate this assumption, the cosine similarity of all three terms to themselves is calculated for all time frames. </w:t>
      </w:r>
      <w:hyperlink w:anchor="figure-2-*">
        <w:r>
          <w:rPr>
            <w:rStyle w:val="Hyperlink"/>
          </w:rPr>
          <w:t>Figure 2</w:t>
        </w:r>
      </w:hyperlink>
      <w:r>
        <w:t xml:space="preserve"> illustrates the resulting values. As anticipated, all </w:t>
      </w:r>
      <w:r>
        <w:lastRenderedPageBreak/>
        <w:t>three terms decrease in self-similarity across the time frames. Notably, “Wehrmacht” displays the strongest shift. In the final time frame, its cosine similarity to its vector in the first time frame stands at only 0.71, as compared to 0.79 for “Waffen-SS” and 0.80 for “Bundeswehr.” This suggests that the two selected terms could indeed serve as more stable references for comparison.</w:t>
      </w:r>
    </w:p>
    <w:p w14:paraId="04F053D8" w14:textId="77777777" w:rsidR="0020256D" w:rsidRDefault="00000000">
      <w:pPr>
        <w:pStyle w:val="SourceCode"/>
      </w:pPr>
      <w:r>
        <w:rPr>
          <w:rStyle w:val="ImportTok"/>
        </w:rPr>
        <w:t>from</w:t>
      </w:r>
      <w:r>
        <w:rPr>
          <w:rStyle w:val="NormalTok"/>
        </w:rPr>
        <w:t xml:space="preserve"> IPython.display </w:t>
      </w:r>
      <w:r>
        <w:rPr>
          <w:rStyle w:val="ImportTok"/>
        </w:rPr>
        <w:t>import</w:t>
      </w:r>
      <w:r>
        <w:rPr>
          <w:rStyle w:val="NormalTok"/>
        </w:rPr>
        <w:t xml:space="preserve"> Image, display</w:t>
      </w:r>
      <w:r>
        <w:br/>
      </w:r>
      <w:r>
        <w:rPr>
          <w:rStyle w:val="NormalTok"/>
        </w:rPr>
        <w:t>metadata</w:t>
      </w:r>
      <w:r>
        <w:rPr>
          <w:rStyle w:val="OperatorTok"/>
        </w:rPr>
        <w:t>=</w:t>
      </w:r>
      <w:r>
        <w:rPr>
          <w:rStyle w:val="NormalTok"/>
        </w:rPr>
        <w:t>{</w:t>
      </w:r>
      <w:r>
        <w:br/>
      </w:r>
      <w:r>
        <w:rPr>
          <w:rStyle w:val="NormalTok"/>
        </w:rPr>
        <w:t xml:space="preserve">    </w:t>
      </w:r>
      <w:r>
        <w:rPr>
          <w:rStyle w:val="StringTok"/>
        </w:rPr>
        <w:t>"jdh"</w:t>
      </w:r>
      <w:r>
        <w:rPr>
          <w:rStyle w:val="NormalTok"/>
        </w:rPr>
        <w:t>:{</w:t>
      </w:r>
      <w:r>
        <w:br/>
      </w:r>
      <w:r>
        <w:rPr>
          <w:rStyle w:val="NormalTok"/>
        </w:rPr>
        <w:t xml:space="preserve">        </w:t>
      </w:r>
      <w:r>
        <w:rPr>
          <w:rStyle w:val="StringTok"/>
        </w:rPr>
        <w:t>"module"</w:t>
      </w:r>
      <w:r>
        <w:rPr>
          <w:rStyle w:val="NormalTok"/>
        </w:rPr>
        <w:t xml:space="preserve">: </w:t>
      </w:r>
      <w:r>
        <w:rPr>
          <w:rStyle w:val="StringTok"/>
        </w:rPr>
        <w:t>"object"</w:t>
      </w:r>
      <w:r>
        <w:rPr>
          <w:rStyle w:val="NormalTok"/>
        </w:rPr>
        <w:t>,</w:t>
      </w:r>
      <w:r>
        <w:br/>
      </w:r>
      <w:r>
        <w:rPr>
          <w:rStyle w:val="NormalTok"/>
        </w:rPr>
        <w:t xml:space="preserve">        </w:t>
      </w:r>
      <w:r>
        <w:rPr>
          <w:rStyle w:val="StringTok"/>
        </w:rPr>
        <w:t>"object"</w:t>
      </w:r>
      <w:r>
        <w:rPr>
          <w:rStyle w:val="NormalTok"/>
        </w:rPr>
        <w:t>: {</w:t>
      </w:r>
      <w:r>
        <w:br/>
      </w:r>
      <w:r>
        <w:rPr>
          <w:rStyle w:val="NormalTok"/>
        </w:rPr>
        <w:t xml:space="preserve">          </w:t>
      </w:r>
      <w:r>
        <w:rPr>
          <w:rStyle w:val="StringTok"/>
        </w:rPr>
        <w:t>"type"</w:t>
      </w:r>
      <w:r>
        <w:rPr>
          <w:rStyle w:val="NormalTok"/>
        </w:rPr>
        <w:t xml:space="preserve">: </w:t>
      </w:r>
      <w:r>
        <w:rPr>
          <w:rStyle w:val="StringTok"/>
        </w:rPr>
        <w:t>"image"</w:t>
      </w:r>
      <w:r>
        <w:rPr>
          <w:rStyle w:val="NormalTok"/>
        </w:rPr>
        <w:t>,</w:t>
      </w:r>
      <w:r>
        <w:br/>
      </w:r>
      <w:r>
        <w:rPr>
          <w:rStyle w:val="NormalTok"/>
        </w:rPr>
        <w:t xml:space="preserve">          </w:t>
      </w:r>
      <w:r>
        <w:rPr>
          <w:rStyle w:val="StringTok"/>
        </w:rPr>
        <w:t>"source"</w:t>
      </w:r>
      <w:r>
        <w:rPr>
          <w:rStyle w:val="NormalTok"/>
        </w:rPr>
        <w:t>: [</w:t>
      </w:r>
      <w:r>
        <w:br/>
      </w:r>
      <w:r>
        <w:rPr>
          <w:rStyle w:val="NormalTok"/>
        </w:rPr>
        <w:t xml:space="preserve">            </w:t>
      </w:r>
      <w:r>
        <w:rPr>
          <w:rStyle w:val="StringTok"/>
        </w:rPr>
        <w:t>"Figure 2. Cosine similarity of three terms to themselves for each time frame."</w:t>
      </w:r>
      <w:r>
        <w:rPr>
          <w:rStyle w:val="NormalTok"/>
        </w:rPr>
        <w:t>,</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rPr>
          <w:rStyle w:val="NormalTok"/>
        </w:rPr>
        <w:t>display(Image(</w:t>
      </w:r>
      <w:r>
        <w:rPr>
          <w:rStyle w:val="StringTok"/>
        </w:rPr>
        <w:t>"./media/figure2.png"</w:t>
      </w:r>
      <w:r>
        <w:rPr>
          <w:rStyle w:val="NormalTok"/>
        </w:rPr>
        <w:t>, width</w:t>
      </w:r>
      <w:r>
        <w:rPr>
          <w:rStyle w:val="OperatorTok"/>
        </w:rPr>
        <w:t>=</w:t>
      </w:r>
      <w:r>
        <w:rPr>
          <w:rStyle w:val="DecValTok"/>
        </w:rPr>
        <w:t>1000</w:t>
      </w:r>
      <w:r>
        <w:rPr>
          <w:rStyle w:val="NormalTok"/>
        </w:rPr>
        <w:t>), metadata</w:t>
      </w:r>
      <w:r>
        <w:rPr>
          <w:rStyle w:val="OperatorTok"/>
        </w:rPr>
        <w:t>=</w:t>
      </w:r>
      <w:r>
        <w:rPr>
          <w:rStyle w:val="NormalTok"/>
        </w:rPr>
        <w:t>metadata)</w:t>
      </w:r>
    </w:p>
    <w:p w14:paraId="12CD3221" w14:textId="77777777" w:rsidR="0020256D" w:rsidRDefault="00000000">
      <w:pPr>
        <w:pStyle w:val="FirstParagraph"/>
      </w:pPr>
      <w:r>
        <w:rPr>
          <w:noProof/>
        </w:rPr>
        <w:drawing>
          <wp:inline distT="0" distB="0" distL="0" distR="0" wp14:anchorId="7AC43F9B" wp14:editId="55C92467">
            <wp:extent cx="5334000" cy="4399942"/>
            <wp:effectExtent l="0" t="0" r="0" b="0"/>
            <wp:docPr id="876943078" name="Picture"/>
            <wp:cNvGraphicFramePr/>
            <a:graphic xmlns:a="http://schemas.openxmlformats.org/drawingml/2006/main">
              <a:graphicData uri="http://schemas.openxmlformats.org/drawingml/2006/picture">
                <pic:pic xmlns:pic="http://schemas.openxmlformats.org/drawingml/2006/picture">
                  <pic:nvPicPr>
                    <pic:cNvPr id="0" name="Picture" descr="b7f3cde2e5624fa5f49021a257cf58b8b89e5843.png"/>
                    <pic:cNvPicPr>
                      <a:picLocks noChangeAspect="1" noChangeArrowheads="1"/>
                    </pic:cNvPicPr>
                  </pic:nvPicPr>
                  <pic:blipFill>
                    <a:blip r:embed="rId13"/>
                    <a:stretch>
                      <a:fillRect/>
                    </a:stretch>
                  </pic:blipFill>
                  <pic:spPr bwMode="auto">
                    <a:xfrm>
                      <a:off x="0" y="0"/>
                      <a:ext cx="5334000" cy="4399942"/>
                    </a:xfrm>
                    <a:prstGeom prst="rect">
                      <a:avLst/>
                    </a:prstGeom>
                    <a:noFill/>
                    <a:ln w="9525">
                      <a:noFill/>
                      <a:headEnd/>
                      <a:tailEnd/>
                    </a:ln>
                  </pic:spPr>
                </pic:pic>
              </a:graphicData>
            </a:graphic>
          </wp:inline>
        </w:drawing>
      </w:r>
    </w:p>
    <w:p w14:paraId="6508D95A" w14:textId="77777777" w:rsidR="0020256D" w:rsidRDefault="00000000">
      <w:pPr>
        <w:pStyle w:val="BodyText"/>
      </w:pPr>
      <w:r>
        <w:lastRenderedPageBreak/>
        <w:t xml:space="preserve">The first target for evaluating the semantic shift of “Wehrmacht” are terms related to war crime. To encompass the concept of war crimes broadly, the vector used for comparison is composed from the individual vectors for “Kriegsverbrechen” (war crime) and “Kriegsverbrecher” (war criminal). Other German forms of these two word have been standardized through the previous lemmatization and do not appear in the embeddings. </w:t>
      </w:r>
      <w:hyperlink w:anchor="figure-3-*">
        <w:r>
          <w:rPr>
            <w:rStyle w:val="Hyperlink"/>
          </w:rPr>
          <w:t>Figure 3</w:t>
        </w:r>
      </w:hyperlink>
      <w:r>
        <w:t xml:space="preserve"> shows the average cosine similarity of the one hundred nearest neighbors of “Wehrmacht,” “Bundeswehr,” and “Waffen-SS” to this vector across all time frames.</w:t>
      </w:r>
    </w:p>
    <w:p w14:paraId="1F8748D5" w14:textId="77777777" w:rsidR="0020256D" w:rsidRDefault="00000000">
      <w:pPr>
        <w:pStyle w:val="SourceCode"/>
      </w:pPr>
      <w:r>
        <w:rPr>
          <w:rStyle w:val="ImportTok"/>
        </w:rPr>
        <w:t>from</w:t>
      </w:r>
      <w:r>
        <w:rPr>
          <w:rStyle w:val="NormalTok"/>
        </w:rPr>
        <w:t xml:space="preserve"> IPython.display </w:t>
      </w:r>
      <w:r>
        <w:rPr>
          <w:rStyle w:val="ImportTok"/>
        </w:rPr>
        <w:t>import</w:t>
      </w:r>
      <w:r>
        <w:rPr>
          <w:rStyle w:val="NormalTok"/>
        </w:rPr>
        <w:t xml:space="preserve"> Image, display</w:t>
      </w:r>
      <w:r>
        <w:br/>
      </w:r>
      <w:r>
        <w:rPr>
          <w:rStyle w:val="NormalTok"/>
        </w:rPr>
        <w:t>metadata</w:t>
      </w:r>
      <w:r>
        <w:rPr>
          <w:rStyle w:val="OperatorTok"/>
        </w:rPr>
        <w:t>=</w:t>
      </w:r>
      <w:r>
        <w:rPr>
          <w:rStyle w:val="NormalTok"/>
        </w:rPr>
        <w:t>{</w:t>
      </w:r>
      <w:r>
        <w:br/>
      </w:r>
      <w:r>
        <w:rPr>
          <w:rStyle w:val="NormalTok"/>
        </w:rPr>
        <w:t xml:space="preserve">    </w:t>
      </w:r>
      <w:r>
        <w:rPr>
          <w:rStyle w:val="StringTok"/>
        </w:rPr>
        <w:t>"jdh"</w:t>
      </w:r>
      <w:r>
        <w:rPr>
          <w:rStyle w:val="NormalTok"/>
        </w:rPr>
        <w:t>:{</w:t>
      </w:r>
      <w:r>
        <w:br/>
      </w:r>
      <w:r>
        <w:rPr>
          <w:rStyle w:val="NormalTok"/>
        </w:rPr>
        <w:t xml:space="preserve">        </w:t>
      </w:r>
      <w:r>
        <w:rPr>
          <w:rStyle w:val="StringTok"/>
        </w:rPr>
        <w:t>"module"</w:t>
      </w:r>
      <w:r>
        <w:rPr>
          <w:rStyle w:val="NormalTok"/>
        </w:rPr>
        <w:t xml:space="preserve">: </w:t>
      </w:r>
      <w:r>
        <w:rPr>
          <w:rStyle w:val="StringTok"/>
        </w:rPr>
        <w:t>"object"</w:t>
      </w:r>
      <w:r>
        <w:rPr>
          <w:rStyle w:val="NormalTok"/>
        </w:rPr>
        <w:t>,</w:t>
      </w:r>
      <w:r>
        <w:br/>
      </w:r>
      <w:r>
        <w:rPr>
          <w:rStyle w:val="NormalTok"/>
        </w:rPr>
        <w:t xml:space="preserve">        </w:t>
      </w:r>
      <w:r>
        <w:rPr>
          <w:rStyle w:val="StringTok"/>
        </w:rPr>
        <w:t>"object"</w:t>
      </w:r>
      <w:r>
        <w:rPr>
          <w:rStyle w:val="NormalTok"/>
        </w:rPr>
        <w:t>: {</w:t>
      </w:r>
      <w:r>
        <w:br/>
      </w:r>
      <w:r>
        <w:rPr>
          <w:rStyle w:val="NormalTok"/>
        </w:rPr>
        <w:t xml:space="preserve">          </w:t>
      </w:r>
      <w:r>
        <w:rPr>
          <w:rStyle w:val="StringTok"/>
        </w:rPr>
        <w:t>"type"</w:t>
      </w:r>
      <w:r>
        <w:rPr>
          <w:rStyle w:val="NormalTok"/>
        </w:rPr>
        <w:t xml:space="preserve">: </w:t>
      </w:r>
      <w:r>
        <w:rPr>
          <w:rStyle w:val="StringTok"/>
        </w:rPr>
        <w:t>"image"</w:t>
      </w:r>
      <w:r>
        <w:rPr>
          <w:rStyle w:val="NormalTok"/>
        </w:rPr>
        <w:t>,</w:t>
      </w:r>
      <w:r>
        <w:br/>
      </w:r>
      <w:r>
        <w:rPr>
          <w:rStyle w:val="NormalTok"/>
        </w:rPr>
        <w:t xml:space="preserve">          </w:t>
      </w:r>
      <w:r>
        <w:rPr>
          <w:rStyle w:val="StringTok"/>
        </w:rPr>
        <w:t>"source"</w:t>
      </w:r>
      <w:r>
        <w:rPr>
          <w:rStyle w:val="NormalTok"/>
        </w:rPr>
        <w:t>: [</w:t>
      </w:r>
      <w:r>
        <w:br/>
      </w:r>
      <w:r>
        <w:rPr>
          <w:rStyle w:val="NormalTok"/>
        </w:rPr>
        <w:t xml:space="preserve">            </w:t>
      </w:r>
      <w:r>
        <w:rPr>
          <w:rStyle w:val="StringTok"/>
        </w:rPr>
        <w:t>"Figure 3. Average cosine similarity of the one hundred nearest neighbors of three terms to the “war crime” concept vector."</w:t>
      </w:r>
      <w:r>
        <w:rPr>
          <w:rStyle w:val="NormalTok"/>
        </w:rPr>
        <w:t>,</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rPr>
          <w:rStyle w:val="NormalTok"/>
        </w:rPr>
        <w:t>display(Image(</w:t>
      </w:r>
      <w:r>
        <w:rPr>
          <w:rStyle w:val="StringTok"/>
        </w:rPr>
        <w:t>"./media/figure3.png"</w:t>
      </w:r>
      <w:r>
        <w:rPr>
          <w:rStyle w:val="NormalTok"/>
        </w:rPr>
        <w:t>, width</w:t>
      </w:r>
      <w:r>
        <w:rPr>
          <w:rStyle w:val="OperatorTok"/>
        </w:rPr>
        <w:t>=</w:t>
      </w:r>
      <w:r>
        <w:rPr>
          <w:rStyle w:val="DecValTok"/>
        </w:rPr>
        <w:t>1000</w:t>
      </w:r>
      <w:r>
        <w:rPr>
          <w:rStyle w:val="NormalTok"/>
        </w:rPr>
        <w:t>), metadata</w:t>
      </w:r>
      <w:r>
        <w:rPr>
          <w:rStyle w:val="OperatorTok"/>
        </w:rPr>
        <w:t>=</w:t>
      </w:r>
      <w:r>
        <w:rPr>
          <w:rStyle w:val="NormalTok"/>
        </w:rPr>
        <w:t>metadata)</w:t>
      </w:r>
    </w:p>
    <w:p w14:paraId="2401E5E1" w14:textId="77777777" w:rsidR="0020256D" w:rsidRDefault="00000000">
      <w:pPr>
        <w:pStyle w:val="FirstParagraph"/>
      </w:pPr>
      <w:r>
        <w:rPr>
          <w:noProof/>
        </w:rPr>
        <w:lastRenderedPageBreak/>
        <w:drawing>
          <wp:inline distT="0" distB="0" distL="0" distR="0" wp14:anchorId="20867071" wp14:editId="60945D8A">
            <wp:extent cx="5334000" cy="4467359"/>
            <wp:effectExtent l="0" t="0" r="0" b="0"/>
            <wp:docPr id="1099246968" name="Picture"/>
            <wp:cNvGraphicFramePr/>
            <a:graphic xmlns:a="http://schemas.openxmlformats.org/drawingml/2006/main">
              <a:graphicData uri="http://schemas.openxmlformats.org/drawingml/2006/picture">
                <pic:pic xmlns:pic="http://schemas.openxmlformats.org/drawingml/2006/picture">
                  <pic:nvPicPr>
                    <pic:cNvPr id="0" name="Picture" descr="24ea19eba42def5aabd2ad3b5393a60309790460.png"/>
                    <pic:cNvPicPr>
                      <a:picLocks noChangeAspect="1" noChangeArrowheads="1"/>
                    </pic:cNvPicPr>
                  </pic:nvPicPr>
                  <pic:blipFill>
                    <a:blip r:embed="rId14"/>
                    <a:stretch>
                      <a:fillRect/>
                    </a:stretch>
                  </pic:blipFill>
                  <pic:spPr bwMode="auto">
                    <a:xfrm>
                      <a:off x="0" y="0"/>
                      <a:ext cx="5334000" cy="4467359"/>
                    </a:xfrm>
                    <a:prstGeom prst="rect">
                      <a:avLst/>
                    </a:prstGeom>
                    <a:noFill/>
                    <a:ln w="9525">
                      <a:noFill/>
                      <a:headEnd/>
                      <a:tailEnd/>
                    </a:ln>
                  </pic:spPr>
                </pic:pic>
              </a:graphicData>
            </a:graphic>
          </wp:inline>
        </w:drawing>
      </w:r>
    </w:p>
    <w:p w14:paraId="77DC9BB0" w14:textId="77777777" w:rsidR="0020256D" w:rsidRDefault="00000000">
      <w:pPr>
        <w:pStyle w:val="BodyText"/>
      </w:pPr>
      <w:r>
        <w:t>As expected, “Bundeswehr” generally shows the lowest association with war crimes, with relatively higher values in the 1950s, 1960s, and 1990s. This could possibly be influenced by the debates on screening veterans for military service after German rearmament and the prominence of the Yugoslav wars, along with the Bundeswehr’s potential involvement, in the political discussions of the 1990s. In contrast, “Waffen-SS” consistently exhibits the highest similarity values and maintains a relatively stable association with war crimes throughout all time frames. The sematic shift of “Wehrmacht” is most discernible: the average similarity initially resembles that of the Bundeswehr but approaches that of “Waffen-SS” in later periods. Generally, the values show the same fluctuations as “Waffen-SS,” albeit at a slightly lower level. This suggests that the association of the Wehrmacht with war crimes in the Bundestag was comparably low in the first legislative terms but grew markedly in the 1960s, and declined only moderately and temporarily thereafter. Even by the 1970s, the association of the Wehrmacht with war crimes appears nearly as strong as that of the Waffen-SS.</w:t>
      </w:r>
    </w:p>
    <w:p w14:paraId="654D9C8E" w14:textId="77777777" w:rsidR="0020256D" w:rsidRDefault="00000000">
      <w:pPr>
        <w:pStyle w:val="BodyText"/>
      </w:pPr>
      <w:r>
        <w:t xml:space="preserve">The second concept for comparison is Nazism. For this the vectors of the German word’s common variations “Nazi,” “Nationalsozialismus,” “Nationalsozialist,” as well as “Hitler” are averaged into a target vector. </w:t>
      </w:r>
      <w:hyperlink w:anchor="figure-4-*">
        <w:r>
          <w:rPr>
            <w:rStyle w:val="Hyperlink"/>
          </w:rPr>
          <w:t>Figure 4</w:t>
        </w:r>
      </w:hyperlink>
      <w:r>
        <w:t xml:space="preserve"> visualizes the average cosine similarities of the one hundred nearest neighbors to this vector. Once again, “Bundeswehr” consistently shows the lowest similarity, decreasing over time. While “Wehrmacht” resembles “Bundeswehr” </w:t>
      </w:r>
      <w:r>
        <w:lastRenderedPageBreak/>
        <w:t>more than “Waffen-SS” initially, it exhibits the strongest increases in similarity, surpassing “Waffen-SS” in the 1970s and 1990s. This indicates that the association between the Wehrmacht and Nazism, though not particularly strong in the early Bundestag, intensified after 1960 and remained at a high level, comparable to that of the Waffen-SS, peaking in the 1990s.</w:t>
      </w:r>
    </w:p>
    <w:p w14:paraId="6D7BE9E5" w14:textId="77777777" w:rsidR="0020256D" w:rsidRDefault="00000000">
      <w:pPr>
        <w:pStyle w:val="SourceCode"/>
      </w:pPr>
      <w:r>
        <w:rPr>
          <w:rStyle w:val="ImportTok"/>
        </w:rPr>
        <w:t>from</w:t>
      </w:r>
      <w:r>
        <w:rPr>
          <w:rStyle w:val="NormalTok"/>
        </w:rPr>
        <w:t xml:space="preserve"> IPython.display </w:t>
      </w:r>
      <w:r>
        <w:rPr>
          <w:rStyle w:val="ImportTok"/>
        </w:rPr>
        <w:t>import</w:t>
      </w:r>
      <w:r>
        <w:rPr>
          <w:rStyle w:val="NormalTok"/>
        </w:rPr>
        <w:t xml:space="preserve"> Image, display</w:t>
      </w:r>
      <w:r>
        <w:br/>
      </w:r>
      <w:r>
        <w:rPr>
          <w:rStyle w:val="NormalTok"/>
        </w:rPr>
        <w:t>metadata</w:t>
      </w:r>
      <w:r>
        <w:rPr>
          <w:rStyle w:val="OperatorTok"/>
        </w:rPr>
        <w:t>=</w:t>
      </w:r>
      <w:r>
        <w:rPr>
          <w:rStyle w:val="NormalTok"/>
        </w:rPr>
        <w:t>{</w:t>
      </w:r>
      <w:r>
        <w:br/>
      </w:r>
      <w:r>
        <w:rPr>
          <w:rStyle w:val="NormalTok"/>
        </w:rPr>
        <w:t xml:space="preserve">    </w:t>
      </w:r>
      <w:r>
        <w:rPr>
          <w:rStyle w:val="StringTok"/>
        </w:rPr>
        <w:t>"jdh"</w:t>
      </w:r>
      <w:r>
        <w:rPr>
          <w:rStyle w:val="NormalTok"/>
        </w:rPr>
        <w:t>:{</w:t>
      </w:r>
      <w:r>
        <w:br/>
      </w:r>
      <w:r>
        <w:rPr>
          <w:rStyle w:val="NormalTok"/>
        </w:rPr>
        <w:t xml:space="preserve">        </w:t>
      </w:r>
      <w:r>
        <w:rPr>
          <w:rStyle w:val="StringTok"/>
        </w:rPr>
        <w:t>"module"</w:t>
      </w:r>
      <w:r>
        <w:rPr>
          <w:rStyle w:val="NormalTok"/>
        </w:rPr>
        <w:t xml:space="preserve">: </w:t>
      </w:r>
      <w:r>
        <w:rPr>
          <w:rStyle w:val="StringTok"/>
        </w:rPr>
        <w:t>"object"</w:t>
      </w:r>
      <w:r>
        <w:rPr>
          <w:rStyle w:val="NormalTok"/>
        </w:rPr>
        <w:t>,</w:t>
      </w:r>
      <w:r>
        <w:br/>
      </w:r>
      <w:r>
        <w:rPr>
          <w:rStyle w:val="NormalTok"/>
        </w:rPr>
        <w:t xml:space="preserve">        </w:t>
      </w:r>
      <w:r>
        <w:rPr>
          <w:rStyle w:val="StringTok"/>
        </w:rPr>
        <w:t>"object"</w:t>
      </w:r>
      <w:r>
        <w:rPr>
          <w:rStyle w:val="NormalTok"/>
        </w:rPr>
        <w:t>: {</w:t>
      </w:r>
      <w:r>
        <w:br/>
      </w:r>
      <w:r>
        <w:rPr>
          <w:rStyle w:val="NormalTok"/>
        </w:rPr>
        <w:t xml:space="preserve">          </w:t>
      </w:r>
      <w:r>
        <w:rPr>
          <w:rStyle w:val="StringTok"/>
        </w:rPr>
        <w:t>"type"</w:t>
      </w:r>
      <w:r>
        <w:rPr>
          <w:rStyle w:val="NormalTok"/>
        </w:rPr>
        <w:t xml:space="preserve">: </w:t>
      </w:r>
      <w:r>
        <w:rPr>
          <w:rStyle w:val="StringTok"/>
        </w:rPr>
        <w:t>"image"</w:t>
      </w:r>
      <w:r>
        <w:rPr>
          <w:rStyle w:val="NormalTok"/>
        </w:rPr>
        <w:t>,</w:t>
      </w:r>
      <w:r>
        <w:br/>
      </w:r>
      <w:r>
        <w:rPr>
          <w:rStyle w:val="NormalTok"/>
        </w:rPr>
        <w:t xml:space="preserve">          </w:t>
      </w:r>
      <w:r>
        <w:rPr>
          <w:rStyle w:val="StringTok"/>
        </w:rPr>
        <w:t>"source"</w:t>
      </w:r>
      <w:r>
        <w:rPr>
          <w:rStyle w:val="NormalTok"/>
        </w:rPr>
        <w:t>: [</w:t>
      </w:r>
      <w:r>
        <w:br/>
      </w:r>
      <w:r>
        <w:rPr>
          <w:rStyle w:val="NormalTok"/>
        </w:rPr>
        <w:t xml:space="preserve">            </w:t>
      </w:r>
      <w:r>
        <w:rPr>
          <w:rStyle w:val="StringTok"/>
        </w:rPr>
        <w:t>"Figure 4. Average cosine similarity of the one hundred nearest neighbors of three terms to the “Nazism” concept vector."</w:t>
      </w:r>
      <w:r>
        <w:rPr>
          <w:rStyle w:val="NormalTok"/>
        </w:rPr>
        <w:t>,</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rPr>
          <w:rStyle w:val="NormalTok"/>
        </w:rPr>
        <w:t>display(Image(</w:t>
      </w:r>
      <w:r>
        <w:rPr>
          <w:rStyle w:val="StringTok"/>
        </w:rPr>
        <w:t>"./media/figure4.png"</w:t>
      </w:r>
      <w:r>
        <w:rPr>
          <w:rStyle w:val="NormalTok"/>
        </w:rPr>
        <w:t>, width</w:t>
      </w:r>
      <w:r>
        <w:rPr>
          <w:rStyle w:val="OperatorTok"/>
        </w:rPr>
        <w:t>=</w:t>
      </w:r>
      <w:r>
        <w:rPr>
          <w:rStyle w:val="DecValTok"/>
        </w:rPr>
        <w:t>1000</w:t>
      </w:r>
      <w:r>
        <w:rPr>
          <w:rStyle w:val="NormalTok"/>
        </w:rPr>
        <w:t>), metadata</w:t>
      </w:r>
      <w:r>
        <w:rPr>
          <w:rStyle w:val="OperatorTok"/>
        </w:rPr>
        <w:t>=</w:t>
      </w:r>
      <w:r>
        <w:rPr>
          <w:rStyle w:val="NormalTok"/>
        </w:rPr>
        <w:t>metadata)</w:t>
      </w:r>
    </w:p>
    <w:p w14:paraId="45C8EF20" w14:textId="77777777" w:rsidR="0020256D" w:rsidRDefault="00000000">
      <w:pPr>
        <w:pStyle w:val="FirstParagraph"/>
      </w:pPr>
      <w:r>
        <w:rPr>
          <w:noProof/>
        </w:rPr>
        <w:drawing>
          <wp:inline distT="0" distB="0" distL="0" distR="0" wp14:anchorId="36D563B4" wp14:editId="335ED1CC">
            <wp:extent cx="5334000" cy="4467359"/>
            <wp:effectExtent l="0" t="0" r="0" b="0"/>
            <wp:docPr id="1356675765" name="Picture"/>
            <wp:cNvGraphicFramePr/>
            <a:graphic xmlns:a="http://schemas.openxmlformats.org/drawingml/2006/main">
              <a:graphicData uri="http://schemas.openxmlformats.org/drawingml/2006/picture">
                <pic:pic xmlns:pic="http://schemas.openxmlformats.org/drawingml/2006/picture">
                  <pic:nvPicPr>
                    <pic:cNvPr id="0" name="Picture" descr="602cb5e3f50bc366314935a996778741dba509f3.png"/>
                    <pic:cNvPicPr>
                      <a:picLocks noChangeAspect="1" noChangeArrowheads="1"/>
                    </pic:cNvPicPr>
                  </pic:nvPicPr>
                  <pic:blipFill>
                    <a:blip r:embed="rId15"/>
                    <a:stretch>
                      <a:fillRect/>
                    </a:stretch>
                  </pic:blipFill>
                  <pic:spPr bwMode="auto">
                    <a:xfrm>
                      <a:off x="0" y="0"/>
                      <a:ext cx="5334000" cy="4467359"/>
                    </a:xfrm>
                    <a:prstGeom prst="rect">
                      <a:avLst/>
                    </a:prstGeom>
                    <a:noFill/>
                    <a:ln w="9525">
                      <a:noFill/>
                      <a:headEnd/>
                      <a:tailEnd/>
                    </a:ln>
                  </pic:spPr>
                </pic:pic>
              </a:graphicData>
            </a:graphic>
          </wp:inline>
        </w:drawing>
      </w:r>
    </w:p>
    <w:p w14:paraId="488A7F0F" w14:textId="77777777" w:rsidR="0020256D" w:rsidRDefault="00000000">
      <w:pPr>
        <w:pStyle w:val="BodyText"/>
      </w:pPr>
      <w:r>
        <w:lastRenderedPageBreak/>
        <w:t>To summarize, the term “Wehrmacht” became increasingly associated with the concepts of war crime and Nazism in the Bundestag’s proceedings over time. When compared to the Bundeswehr and Waffen-SS, the shift in the Wehrmacht’s similarity to these concepts becomes evident. Initially, in the immediate post-war years, the Wehrmacht shows lower similarity values akin to those of the Bundeswehr. However, these values progressively increase and, by the 1970s, align with those of the Waffen-SS.</w:t>
      </w:r>
    </w:p>
    <w:p w14:paraId="04393387" w14:textId="77777777" w:rsidR="0020256D" w:rsidRDefault="00000000">
      <w:pPr>
        <w:pStyle w:val="Heading2"/>
      </w:pPr>
      <w:bookmarkStart w:id="244" w:name="discussion"/>
      <w:r>
        <w:t>Discussion</w:t>
      </w:r>
      <w:bookmarkEnd w:id="244"/>
    </w:p>
    <w:p w14:paraId="217A63B0" w14:textId="77777777" w:rsidR="0020256D" w:rsidRDefault="00000000">
      <w:pPr>
        <w:pStyle w:val="FirstParagraph"/>
      </w:pPr>
      <w:r>
        <w:t>According to the analysis, references to the Wehrmacht in post-war German parliamentary debates fluctuated noticeably in terms of frequencies and semantic relations. This reflected the prevailing attitudes among both the public and politicians towards the legacy of Nazism in general, and specifically, the Wehrmacht. With the passage of time and the fading of wartime experiences, the term “Wehrmacht” became increasingly open to more challenging interpretations and contextualization.</w:t>
      </w:r>
    </w:p>
    <w:p w14:paraId="6F4F1FC4" w14:textId="77777777" w:rsidR="0020256D" w:rsidRDefault="00000000">
      <w:pPr>
        <w:pStyle w:val="Heading3"/>
      </w:pPr>
      <w:bookmarkStart w:id="245" w:name="early-post-war-years"/>
      <w:r>
        <w:t>Early post-war years</w:t>
      </w:r>
      <w:bookmarkEnd w:id="245"/>
    </w:p>
    <w:p w14:paraId="49829152" w14:textId="77777777" w:rsidR="0020256D" w:rsidRDefault="00000000">
      <w:pPr>
        <w:pStyle w:val="FirstParagraph"/>
      </w:pPr>
      <w:r>
        <w:t>To contextualize the political debates surrounding the Wehrmacht in early post-War Germany, it is important to reference the public discourse of the time. Any absence of references to Wehrmacht crimes in political speech cannot be explained by lack of knowledge. Under occupation, condemning information on military misconduct quickly became readily available and widespread through public channels. Particularly in the western occupation zones, Allied administrators were invested in the denazification process and eager to employ the press placed under their jurisdiction to publish their findings. As early as 1945, newspapers extensively covered not just the crimes of the Nazi government, but also the compliance of the military. This coverage included trials against war criminals, revelations of incriminating orders, and reports detailing atrocities committed by German soldiers against POWs and concentration camp inmates ((Echternkamp)). This is relevant, as it underscores the public’s access to knowledge regarding the Wehrmacht’s responsibility for war crimes and its ties to the political leadership. However, as newspapers debated the often-posed question of collective culpability, writers emphazised a limited responsibility among lower-ranked or younger soldiers ((Echternkamp)).</w:t>
      </w:r>
    </w:p>
    <w:p w14:paraId="310DDF04" w14:textId="77777777" w:rsidR="0020256D" w:rsidRDefault="00000000">
      <w:pPr>
        <w:pStyle w:val="BodyText"/>
      </w:pPr>
      <w:r>
        <w:t xml:space="preserve">During the years of occupation and early republican government in West Germany, the Wehrmacht continued to be a subject of public interest. As (Danyel) points out, the post-war era was not characterized by collective silence regarding recent historical experiences. Instead, a plethora of publications, ranging from fiction to autobiographies of general officers, expressed a desire to affirm individuals’ actions during the war as heroic or meaningful, despite being overshadowed by a criminal leadership. Simultaneously, West German politics adopted a pragmatic approach when handling former Nazis within the public sector. In the Bundestag, this pragmatism was evident in two key political domains: social welfare and rearmament. Whereas Allied administrations had exhibited various degrees of reluctance in awarding benefits to Wehrmacht veterans, the formation of a West German state necessitated a harmonization of claims. The Bundestag initiated the </w:t>
      </w:r>
      <w:r>
        <w:lastRenderedPageBreak/>
        <w:t>establishment of an intricate system of support for war-disabled veterans and implemented special provisions for former professional soldiers ((Wulfhorst)).</w:t>
      </w:r>
    </w:p>
    <w:p w14:paraId="7C316954" w14:textId="77777777" w:rsidR="0020256D" w:rsidRDefault="00000000">
      <w:pPr>
        <w:pStyle w:val="BodyText"/>
      </w:pPr>
      <w:r>
        <w:t>Additionally, there was a pressing need for legislative guidance concerning the details of rearmament, as West Germany was poised to become a member of the NATO alliance. The newly created Bundeswehr, initially planned under the more popular working title "Neue Wehrmacht", was envisioned as democratically accountable and strictly controlled ((Schlaffer)). However, there were numerous continuities in both personnel and military traditions that prompted political resistance to rearmament and required discussion ((Bald)). Parts of the public opposed the plans due to the evident failings of the Wehrmacht’s leadership. At the same time, many veterans still felt unfairly treated and were apprehensive about the prospect of serving alongside their former enemies within the NATO framework. To ease this uneasiness, the government in careful preparations for rearmament even convinced Allied authorities to relativize their condemnations of the Wehrmacht. In 1951, General Eisenhower, contrasting his previous statements, affirmed that the Wehrmacht’s soldiers had not lost their military honor and should be differentiated from their criminal Nazi leadership ((Schubert)). This context fits well the analytical findings, that the early Bundestag was mainly concerned with organizational and personnel matters when referencing the Wehrmacht. Bringing up associations with war crimes or Nazi ideology, though publicly known, was not common at the time.</w:t>
      </w:r>
    </w:p>
    <w:p w14:paraId="0EA2A34B" w14:textId="77777777" w:rsidR="0020256D" w:rsidRDefault="00000000">
      <w:pPr>
        <w:pStyle w:val="Heading3"/>
      </w:pPr>
      <w:bookmarkStart w:id="246" w:name="shifts-between-1961-and-1990"/>
      <w:r>
        <w:t>Shifts between 1961 and 1990</w:t>
      </w:r>
      <w:bookmarkEnd w:id="246"/>
    </w:p>
    <w:p w14:paraId="105F3DC1" w14:textId="77777777" w:rsidR="0020256D" w:rsidRDefault="00000000">
      <w:pPr>
        <w:pStyle w:val="FirstParagraph"/>
      </w:pPr>
      <w:r>
        <w:t>The analysis demonstrates a shift of the Wehrmacht’s role from early post-war debates. While the nearest semantic neighbors to the term stayed comparable at first, a transition occurred towards closer associations with war crimes and Nazism, at least beginning in the 1960s. Concurrently, the low frequencies indicate that the Wehrmacht was no longer a frequent subject of parliamentary debate. These developments can be attributed, in part, to the diminishing necessity for legislation concerning military affairs from the 1960s onward. However, the public continued to debate the past, often revealing generational divides.</w:t>
      </w:r>
    </w:p>
    <w:p w14:paraId="30D0CFDC" w14:textId="77777777" w:rsidR="0020256D" w:rsidRDefault="00000000">
      <w:pPr>
        <w:pStyle w:val="BodyText"/>
      </w:pPr>
      <w:r>
        <w:t xml:space="preserve">One point of public interest was the ongoing judicial processing of war crimes. Following the initial trials against war criminals under Allied direction, the authority of German prosecutors to bring charges against former soldiers was incrementally restored. Despite the statutes of limitations expiring on all charges except murder under German law by 1960, the Länder (federal states) began coordinating their efforts in prosecution from 1965 onward. Especially instances of mistreatment of Soviet POWs by Wehrmacht soldiers were investigated and charged in the 1950s and 1960s, although few cases went to trial or resulted in convictions ((Birn)). While these trials did not garner the same public attention as, for example, the contemporaneous Auschwitz trials in Frankfurt against former SS members, they served to reinforce the acknowledgment of the Wehrmacht’s involvement in criminal activities. By the late 1960s, a protest movement had emerged primarily among student groups, questioning the actions of institutions and prominent figures during the Nazi regime. As the public debate expanded to include voices of individuals who had not been directly involved in Germany’s wartime actions due to their age, the association </w:t>
      </w:r>
      <w:r>
        <w:lastRenderedPageBreak/>
        <w:t>between the Wehrmacht and Nazism strengthened further. By the 1980s, these attitudes also found expression in the Bundestag.</w:t>
      </w:r>
    </w:p>
    <w:p w14:paraId="55C2EDFB" w14:textId="77777777" w:rsidR="0020256D" w:rsidRDefault="00000000">
      <w:pPr>
        <w:pStyle w:val="Heading3"/>
      </w:pPr>
      <w:bookmarkStart w:id="247" w:name="after-reunification"/>
      <w:r>
        <w:t>After reunification</w:t>
      </w:r>
      <w:bookmarkEnd w:id="247"/>
    </w:p>
    <w:p w14:paraId="3230A5D4" w14:textId="77777777" w:rsidR="0020256D" w:rsidRDefault="00000000">
      <w:pPr>
        <w:pStyle w:val="FirstParagraph"/>
      </w:pPr>
      <w:r>
        <w:t>With the German reunification in 1990, the conditions for public discourse on the past underwent significant changes. The integration of former East Germany into the West German political framework compelled society to confront candidly the collapsed Soviet-backed dictatorship. Since 1990, the inclusion of members from the eastern Länder made the Bundestag into a forum for such discussions. Simultaneously, reunification appeared to ignite a new public interest in recent history, marked by several prominent controversies in the 1990s. These debates centered on issues related to commemorating a complex national history and understanding the circumstances that led to its totalitarian regimes ((Reil)).</w:t>
      </w:r>
    </w:p>
    <w:p w14:paraId="0F568239" w14:textId="77777777" w:rsidR="0020256D" w:rsidRDefault="00000000">
      <w:pPr>
        <w:pStyle w:val="BodyText"/>
      </w:pPr>
      <w:r>
        <w:t>One enduring controversy revolved around the so-called “Wehrmachtsausstellung” (Wehrmacht exhibition), initially showcased in various cities from 1995 to 1999. This exhibition, created by a group of historians for the private Hamburger Institut für Sozialforschung, aimed to present the extent of the Wehrmacht’s war crimes to a large audience, primarily through photography. The political reactions to the exhibition, which helped to attract a substantial number of visitors, varied widely. Some supported it as a valuable means of historical education, while others saw it as an unfair condemnation of all German soldiers. In the spring of 1997, the Bundestag engaged in two emotionally charged sessions addressing both the exhibit and the broader commemoration of the Nazi legacy. These sessions culminated in the passing of a resolution sponsored by the parties CDU/CSU and the FDP ((Thiele),(Thiele, “Die Bundestagsdebatte”)).</w:t>
      </w:r>
    </w:p>
    <w:p w14:paraId="04CE6DC6" w14:textId="77777777" w:rsidR="0020256D" w:rsidRDefault="00000000">
      <w:pPr>
        <w:pStyle w:val="BodyText"/>
      </w:pPr>
      <w:r>
        <w:t>The resurgence of the term “Wehrmacht” in the 1990s, after decades of relative obscurity, is closely tied to these sessions, along with the issue of renaming Bundeswehr facilities, highlighted by the prominence of the controversial namesake Dietl in the analysis ((Heinemann)). However, as the assessment of the semantic shifts demonstrates, these debates marked less of a change in perspective then some of the Bundestag’s speakers suggested in 1997. The strong association between the Wehrmacht, war crimes, and Nazism had existed for some time but gained visibility in legislative proceedings due to contemporaneous events. This is also reflected in professional historians’ judgment, who in evaluating the exhibition, largely criticized its bias in material selection and noteable lack of new insights. Consequently, the ensuing research sparked by the public interest mostly focused on specific details of the Wehrmacht’s involvement in wartime atrocities ((Hartmann et al.)).</w:t>
      </w:r>
    </w:p>
    <w:p w14:paraId="7E55E6B8" w14:textId="77777777" w:rsidR="0020256D" w:rsidRDefault="00000000">
      <w:pPr>
        <w:pStyle w:val="Heading2"/>
      </w:pPr>
      <w:bookmarkStart w:id="248" w:name="conclusion"/>
      <w:r>
        <w:t>Conclusion</w:t>
      </w:r>
      <w:bookmarkEnd w:id="248"/>
    </w:p>
    <w:p w14:paraId="40811DF9" w14:textId="77777777" w:rsidR="0020256D" w:rsidRDefault="00000000">
      <w:pPr>
        <w:pStyle w:val="FirstParagraph"/>
      </w:pPr>
      <w:r>
        <w:t xml:space="preserve">The exploration of how post-war German politicians addressed the Wehrmacht and its legacy has been approached through a quantitative analysis of Bundestag proceedings. By scrutinizing term frequencies across time, it was revealed that references to the Wehrmacht were relatively common in the 1950s, experienced a smaller resurgence in the 1990s, and were uncommon in between. This pattern mirrors the relevance of the </w:t>
      </w:r>
      <w:r>
        <w:lastRenderedPageBreak/>
        <w:t>Wehrmacht’s burdensome legacy to social and defense policies after the establishment of the Federal Republic, as well as the moral controversies surrounding historical commemoration after German reunification.</w:t>
      </w:r>
    </w:p>
    <w:p w14:paraId="3467C07C" w14:textId="77777777" w:rsidR="0020256D" w:rsidRDefault="00000000">
      <w:pPr>
        <w:pStyle w:val="BodyText"/>
      </w:pPr>
      <w:r>
        <w:t>Through the use of word embeddings, the nearest semantic neighbors of the term “Wehrmacht” and its semantic shift relative to the concepts of war crimes and Nazism were measured. This analysis revealed a shift from discussing the Wehrmacht in technical terms to contextualizing it historically and associating it with military misconduct and the Nazi regime. From the 1970s onward, the Wehrmacht was similarly linked to war crimes and Nazism as the Waffen-SS. This evolution mirrors the development of post-war German Erinnerungskultur in general. During the prominent controversies of the 1990s, when these changing attitudes toward the Wehrmacht were broadly acknowledged in the public for the first time, they had already become an established theme in political speeches. At least in the Bundestag, the model suggests, the myth of a "clean" Wehrmacht was not sustained by the time of the 1997 debate.</w:t>
      </w:r>
    </w:p>
    <w:p w14:paraId="0B502586" w14:textId="77777777" w:rsidR="0020256D" w:rsidRDefault="00000000">
      <w:pPr>
        <w:pStyle w:val="BodyText"/>
      </w:pPr>
      <w:r>
        <w:t>The approach of combining frequency analysis and word embeddings to explore when and how terms were used provided useful insights in the presented case of the Wehrmacht’s role in post-war German parliamentary debates. It allows for the comprehension of general trends in the term's usage without requiring close reading of all related speeches, though close reading might still be necessary to understand specific details. Furthermore, the employed scripts and embeddings could also be used to investigate various other terms and discourses reflected in the Bundestag’s proceedings.</w:t>
      </w:r>
    </w:p>
    <w:p w14:paraId="1CBC3C4E" w14:textId="77777777" w:rsidR="0020256D" w:rsidRDefault="00000000">
      <w:pPr>
        <w:pStyle w:val="BodyText"/>
      </w:pPr>
      <w:r>
        <w:t>Especially in cases involving abundant digitized texts as sources, such as parliamentary proceedings, utilizing quantitative methods built around word embeddings can be a useful addition to qualitative approaches. It should be reiterated, however, that the quality of the embeddings is ultimately contingent on the source data. On smaller datasets, the illustrated approach would likely not work as well. Awareness of this limitation is crucial, as the embeddings are models open to interpretation rather than statements of facts on semantic relations within a corpus.</w:t>
      </w:r>
    </w:p>
    <w:sectPr w:rsidR="0020256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6A5B02" w14:textId="77777777" w:rsidR="00903F3B" w:rsidRDefault="00903F3B">
      <w:pPr>
        <w:spacing w:after="0"/>
      </w:pPr>
      <w:r>
        <w:separator/>
      </w:r>
    </w:p>
  </w:endnote>
  <w:endnote w:type="continuationSeparator" w:id="0">
    <w:p w14:paraId="2A7FBEDD" w14:textId="77777777" w:rsidR="00903F3B" w:rsidRDefault="00903F3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05498A" w14:textId="77777777" w:rsidR="00903F3B" w:rsidRDefault="00903F3B">
      <w:r>
        <w:separator/>
      </w:r>
    </w:p>
  </w:footnote>
  <w:footnote w:type="continuationSeparator" w:id="0">
    <w:p w14:paraId="01BBAB99" w14:textId="77777777" w:rsidR="00903F3B" w:rsidRDefault="00903F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1AE401"/>
    <w:multiLevelType w:val="multilevel"/>
    <w:tmpl w:val="760E71A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63244289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dy O'DWYER">
    <w15:presenceInfo w15:providerId="AD" w15:userId="S::andy.odwyer@uni.lu::3262bae0-4032-448e-8fde-451d613fcf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20256D"/>
    <w:rsid w:val="004C4977"/>
    <w:rsid w:val="004E29B3"/>
    <w:rsid w:val="00590D07"/>
    <w:rsid w:val="00784D58"/>
    <w:rsid w:val="008D6863"/>
    <w:rsid w:val="00903F3B"/>
    <w:rsid w:val="00B86B75"/>
    <w:rsid w:val="00BC48D5"/>
    <w:rsid w:val="00C36279"/>
    <w:rsid w:val="00DA4C90"/>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2210B"/>
  <w15:docId w15:val="{3240A431-AEDA-413E-8E62-72F0E84A2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rsid w:val="00DA4C9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sht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orcid.org/0009-0000-7084-8291" TargetMode="Externa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reativecommons.org/licenses/by-nc-nd/4.0/"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creativecommons.org/licenses/by-nc-nd/4.0/"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8962</Words>
  <Characters>51089</Characters>
  <Application>Microsoft Office Word</Application>
  <DocSecurity>0</DocSecurity>
  <Lines>425</Lines>
  <Paragraphs>119</Paragraphs>
  <ScaleCrop>false</ScaleCrop>
  <Company/>
  <LinksUpToDate>false</LinksUpToDate>
  <CharactersWithSpaces>59932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Andy O'DWYER</dc:creator>
  <cp:keywords/>
  <cp:lastModifiedBy>Andy O'DWYER</cp:lastModifiedBy>
  <cp:revision>2</cp:revision>
  <dcterms:created xsi:type="dcterms:W3CDTF">2025-07-21T07:30:00Z</dcterms:created>
  <dcterms:modified xsi:type="dcterms:W3CDTF">2025-07-21T07:30:00Z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